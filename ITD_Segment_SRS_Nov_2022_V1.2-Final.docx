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FA221A" w14:textId="77777777" w:rsidR="00E34C8D" w:rsidRDefault="00E34C8D" w:rsidP="002206ED"/>
    <w:p w14:paraId="2AFB0608" w14:textId="10C8DF9B" w:rsidR="00E34C8D" w:rsidRDefault="006569D9" w:rsidP="002206ED">
      <w:r>
        <w:rPr>
          <w:noProof/>
        </w:rPr>
        <mc:AlternateContent>
          <mc:Choice Requires="wps">
            <w:drawing>
              <wp:anchor distT="0" distB="0" distL="114300" distR="114300" simplePos="0" relativeHeight="252862464" behindDoc="0" locked="0" layoutInCell="1" allowOverlap="1" wp14:anchorId="6D688C15" wp14:editId="43310574">
                <wp:simplePos x="0" y="0"/>
                <wp:positionH relativeFrom="column">
                  <wp:posOffset>-431165</wp:posOffset>
                </wp:positionH>
                <wp:positionV relativeFrom="paragraph">
                  <wp:posOffset>259715</wp:posOffset>
                </wp:positionV>
                <wp:extent cx="3023235" cy="1493520"/>
                <wp:effectExtent l="0" t="0" r="0" b="0"/>
                <wp:wrapNone/>
                <wp:docPr id="2278" name="Text Box 2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3235" cy="149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olor w:val="FFFFFF" w:themeColor="background1"/>
                                <w:sz w:val="48"/>
                                <w:szCs w:val="48"/>
                              </w:rPr>
                              <w:alias w:val="Title"/>
                              <w:tag w:val=""/>
                              <w:id w:val="-744257881"/>
                              <w:dataBinding w:prefixMappings="xmlns:ns0='http://purl.org/dc/elements/1.1/' xmlns:ns1='http://schemas.openxmlformats.org/package/2006/metadata/core-properties' " w:xpath="/ns1:coreProperties[1]/ns0:title[1]" w:storeItemID="{6C3C8BC8-F283-45AE-878A-BAB7291924A1}"/>
                              <w:text/>
                            </w:sdtPr>
                            <w:sdtContent>
                              <w:p w14:paraId="4E9E0C51" w14:textId="0F71DA81" w:rsidR="000B3000" w:rsidRPr="00C80785" w:rsidRDefault="000B3000" w:rsidP="00C80785">
                                <w:pPr>
                                  <w:spacing w:line="276" w:lineRule="auto"/>
                                  <w:rPr>
                                    <w:rFonts w:ascii="Cambria" w:hAnsi="Cambria"/>
                                    <w:color w:val="2E74B5" w:themeColor="accent1" w:themeShade="BF"/>
                                    <w:sz w:val="44"/>
                                    <w:szCs w:val="21"/>
                                  </w:rPr>
                                </w:pPr>
                                <w:r>
                                  <w:rPr>
                                    <w:rFonts w:ascii="Cambria" w:hAnsi="Cambria"/>
                                    <w:color w:val="FFFFFF" w:themeColor="background1"/>
                                    <w:sz w:val="48"/>
                                    <w:szCs w:val="48"/>
                                  </w:rPr>
                                  <w:t>Segment Tracking System</w:t>
                                </w:r>
                              </w:p>
                            </w:sdtContent>
                          </w:sdt>
                          <w:p w14:paraId="204B64E2" w14:textId="77777777" w:rsidR="000B3000" w:rsidRDefault="000B3000" w:rsidP="002206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688C15" id="_x0000_t202" coordsize="21600,21600" o:spt="202" path="m,l,21600r21600,l21600,xe">
                <v:stroke joinstyle="miter"/>
                <v:path gradientshapeok="t" o:connecttype="rect"/>
              </v:shapetype>
              <v:shape id="Text Box 2278" o:spid="_x0000_s1026" type="#_x0000_t202" style="position:absolute;margin-left:-33.95pt;margin-top:20.45pt;width:238.05pt;height:117.6pt;z-index:2528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" filled="f" stroked="f" strokeweight=".5pt">
                <v:path arrowok="t"/>
                <v:textbox>
                  <w:txbxContent>
                    <w:sdt>
                      <w:sdtPr>
                        <w:rPr>
                          <w:rFonts w:ascii="Cambria" w:hAnsi="Cambria"/>
                          <w:color w:val="FFFFFF" w:themeColor="background1"/>
                          <w:sz w:val="48"/>
                          <w:szCs w:val="48"/>
                        </w:rPr>
                        <w:alias w:val="Title"/>
                        <w:tag w:val=""/>
                        <w:id w:val="-744257881"/>
                        <w:dataBinding w:prefixMappings="xmlns:ns0='http://purl.org/dc/elements/1.1/' xmlns:ns1='http://schemas.openxmlformats.org/package/2006/metadata/core-properties' " w:xpath="/ns1:coreProperties[1]/ns0:title[1]" w:storeItemID="{6C3C8BC8-F283-45AE-878A-BAB7291924A1}"/>
                        <w:text/>
                      </w:sdtPr>
                      <w:sdtContent>
                        <w:p w14:paraId="4E9E0C51" w14:textId="0F71DA81" w:rsidR="000B3000" w:rsidRPr="00C80785" w:rsidRDefault="000B3000" w:rsidP="00C80785">
                          <w:pPr>
                            <w:spacing w:line="276" w:lineRule="auto"/>
                            <w:rPr>
                              <w:rFonts w:ascii="Cambria" w:hAnsi="Cambria"/>
                              <w:color w:val="2E74B5" w:themeColor="accent1" w:themeShade="BF"/>
                              <w:sz w:val="44"/>
                              <w:szCs w:val="21"/>
                            </w:rPr>
                          </w:pPr>
                          <w:r>
                            <w:rPr>
                              <w:rFonts w:ascii="Cambria" w:hAnsi="Cambria"/>
                              <w:color w:val="FFFFFF" w:themeColor="background1"/>
                              <w:sz w:val="48"/>
                              <w:szCs w:val="48"/>
                            </w:rPr>
                            <w:t>Segment Tracking System</w:t>
                          </w:r>
                        </w:p>
                      </w:sdtContent>
                    </w:sdt>
                    <w:p w14:paraId="204B64E2" w14:textId="77777777" w:rsidR="000B3000" w:rsidRDefault="000B3000" w:rsidP="002206ED"/>
                  </w:txbxContent>
                </v:textbox>
              </v:shape>
            </w:pict>
          </mc:Fallback>
        </mc:AlternateContent>
      </w:r>
    </w:p>
    <w:p w14:paraId="7B23186D" w14:textId="7B47E92A" w:rsidR="00E34C8D" w:rsidRDefault="00E34C8D" w:rsidP="002206ED"/>
    <w:sdt>
      <w:sdtPr>
        <w:id w:val="410279248"/>
        <w:docPartObj>
          <w:docPartGallery w:val="Cover Pages"/>
          <w:docPartUnique/>
        </w:docPartObj>
      </w:sdtPr>
      <w:sdtContent>
        <w:p w14:paraId="17B4EF41" w14:textId="05FC6DCC" w:rsidR="002206ED" w:rsidRDefault="002206ED" w:rsidP="002206ED">
          <w:r>
            <w:rPr>
              <w:noProof/>
            </w:rPr>
            <w:drawing>
              <wp:anchor distT="0" distB="0" distL="114300" distR="114300" simplePos="0" relativeHeight="252854272" behindDoc="0" locked="0" layoutInCell="1" allowOverlap="1" wp14:anchorId="03F65EF4" wp14:editId="38EAD745">
                <wp:simplePos x="0" y="0"/>
                <wp:positionH relativeFrom="margin">
                  <wp:posOffset>-481330</wp:posOffset>
                </wp:positionH>
                <wp:positionV relativeFrom="margin">
                  <wp:posOffset>-461645</wp:posOffset>
                </wp:positionV>
                <wp:extent cx="1671320" cy="525780"/>
                <wp:effectExtent l="0" t="0" r="5080" b="762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CIl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1320" cy="525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861440" behindDoc="0" locked="0" layoutInCell="1" allowOverlap="1" wp14:anchorId="706E7557" wp14:editId="24514CCE">
                <wp:simplePos x="0" y="0"/>
                <wp:positionH relativeFrom="margin">
                  <wp:posOffset>-500380</wp:posOffset>
                </wp:positionH>
                <wp:positionV relativeFrom="margin">
                  <wp:posOffset>317500</wp:posOffset>
                </wp:positionV>
                <wp:extent cx="3214370" cy="3329940"/>
                <wp:effectExtent l="0" t="0" r="508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851-angle-blue_lines-line-world_wide_web-android-2560x1600.jpg"/>
                        <pic:cNvPicPr/>
                      </pic:nvPicPr>
                      <pic:blipFill>
                        <a:blip r:embed="rId10">
                          <a:extLst>
                            <a:ext uri="{28A0092B-C50C-407E-A947-70E740481C1C}">
                              <a14:useLocalDpi xmlns:a14="http://schemas.microsoft.com/office/drawing/2010/main" val="0"/>
                            </a:ext>
                          </a:extLst>
                        </a:blip>
                        <a:stretch>
                          <a:fillRect/>
                        </a:stretch>
                      </pic:blipFill>
                      <pic:spPr bwMode="auto">
                        <a:xfrm rot="10800000" flipH="1" flipV="1">
                          <a:off x="0" y="0"/>
                          <a:ext cx="3214370" cy="332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4B5434" w14:textId="125073C9" w:rsidR="002206ED" w:rsidRDefault="002206ED" w:rsidP="002206ED">
          <w:pPr>
            <w:spacing w:after="200"/>
          </w:pPr>
        </w:p>
        <w:p w14:paraId="4BE9FC39" w14:textId="0E9CEB31" w:rsidR="002206ED" w:rsidRDefault="002206ED" w:rsidP="002206ED">
          <w:pPr>
            <w:spacing w:after="200"/>
          </w:pPr>
        </w:p>
        <w:p w14:paraId="6A7DEC6C" w14:textId="05EBEB00" w:rsidR="002206ED" w:rsidRDefault="006569D9" w:rsidP="002206ED">
          <w:pPr>
            <w:spacing w:after="200"/>
          </w:pPr>
          <w:r>
            <w:rPr>
              <w:noProof/>
            </w:rPr>
            <mc:AlternateContent>
              <mc:Choice Requires="wps">
                <w:drawing>
                  <wp:anchor distT="0" distB="0" distL="114300" distR="114300" simplePos="0" relativeHeight="252863488" behindDoc="0" locked="0" layoutInCell="1" allowOverlap="1" wp14:anchorId="605EB5AC" wp14:editId="46F201E9">
                    <wp:simplePos x="0" y="0"/>
                    <wp:positionH relativeFrom="column">
                      <wp:posOffset>-428625</wp:posOffset>
                    </wp:positionH>
                    <wp:positionV relativeFrom="paragraph">
                      <wp:posOffset>240665</wp:posOffset>
                    </wp:positionV>
                    <wp:extent cx="3095625" cy="762000"/>
                    <wp:effectExtent l="0" t="0" r="0" b="0"/>
                    <wp:wrapNone/>
                    <wp:docPr id="2281" name="Text Box 2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95625" cy="76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69E355" w14:textId="2368F630" w:rsidR="000B3000" w:rsidRPr="00D36D16" w:rsidRDefault="000B3000" w:rsidP="002206ED">
                                <w:pPr>
                                  <w:rPr>
                                    <w:rFonts w:ascii="Cambria" w:hAnsi="Cambria"/>
                                    <w:bCs/>
                                    <w:color w:val="FFFFFF" w:themeColor="background1"/>
                                    <w:sz w:val="36"/>
                                    <w:szCs w:val="36"/>
                                    <w:lang w:val="en-IN"/>
                                  </w:rPr>
                                </w:pPr>
                                <w:r w:rsidRPr="00C5757E">
                                  <w:rPr>
                                    <w:rFonts w:ascii="Cambria" w:hAnsi="Cambria"/>
                                    <w:bCs/>
                                    <w:color w:val="FFFFFF" w:themeColor="background1"/>
                                    <w:sz w:val="36"/>
                                    <w:szCs w:val="36"/>
                                  </w:rPr>
                                  <w:t>ITD Cementation India Limited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EB5AC" id="Text Box 2281" o:spid="_x0000_s1027" type="#_x0000_t202" style="position:absolute;margin-left:-33.75pt;margin-top:18.95pt;width:243.75pt;height:60pt;z-index:25286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" filled="f" stroked="f" strokeweight=".5pt">
                    <v:path arrowok="t"/>
                    <v:textbox>
                      <w:txbxContent>
                        <w:p w14:paraId="0769E355" w14:textId="2368F630" w:rsidR="000B3000" w:rsidRPr="00D36D16" w:rsidRDefault="000B3000" w:rsidP="002206ED">
                          <w:pPr>
                            <w:rPr>
                              <w:rFonts w:ascii="Cambria" w:hAnsi="Cambria"/>
                              <w:bCs/>
                              <w:color w:val="FFFFFF" w:themeColor="background1"/>
                              <w:sz w:val="36"/>
                              <w:szCs w:val="36"/>
                              <w:lang w:val="en-IN"/>
                            </w:rPr>
                          </w:pPr>
                          <w:r w:rsidRPr="00C5757E">
                            <w:rPr>
                              <w:rFonts w:ascii="Cambria" w:hAnsi="Cambria"/>
                              <w:bCs/>
                              <w:color w:val="FFFFFF" w:themeColor="background1"/>
                              <w:sz w:val="36"/>
                              <w:szCs w:val="36"/>
                            </w:rPr>
                            <w:t>ITD Cementation India Limited</w:t>
                          </w:r>
                        </w:p>
                      </w:txbxContent>
                    </v:textbox>
                  </v:shape>
                </w:pict>
              </mc:Fallback>
            </mc:AlternateContent>
          </w:r>
          <w:r w:rsidRPr="00F418C2">
            <w:rPr>
              <w:noProof/>
              <w:color w:val="FFFFFF" w:themeColor="background1"/>
            </w:rPr>
            <mc:AlternateContent>
              <mc:Choice Requires="wps">
                <w:drawing>
                  <wp:anchor distT="4294967295" distB="4294967295" distL="114300" distR="114300" simplePos="0" relativeHeight="252864512" behindDoc="0" locked="0" layoutInCell="1" allowOverlap="1" wp14:anchorId="584577A3" wp14:editId="46A316BF">
                    <wp:simplePos x="0" y="0"/>
                    <wp:positionH relativeFrom="margin">
                      <wp:posOffset>-323850</wp:posOffset>
                    </wp:positionH>
                    <wp:positionV relativeFrom="paragraph">
                      <wp:posOffset>189865</wp:posOffset>
                    </wp:positionV>
                    <wp:extent cx="2011680" cy="0"/>
                    <wp:effectExtent l="0" t="0" r="26670" b="19050"/>
                    <wp:wrapNone/>
                    <wp:docPr id="2274" name="Straight Connector 2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168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C72F200" id="Straight Connector 2274" o:spid="_x0000_s1026" style="position:absolute;z-index:2528645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25.5pt,14.95pt" to="132.9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" strokecolor="white [3212]" strokeweight=".5pt">
                    <v:stroke joinstyle="miter"/>
                    <o:lock v:ext="edit" shapetype="f"/>
                    <w10:wrap anchorx="margin"/>
                  </v:line>
                </w:pict>
              </mc:Fallback>
            </mc:AlternateContent>
          </w:r>
        </w:p>
        <w:p w14:paraId="7BE3E3A4" w14:textId="60E94351" w:rsidR="002206ED" w:rsidRDefault="002206ED" w:rsidP="002206ED">
          <w:pPr>
            <w:spacing w:after="200"/>
          </w:pPr>
        </w:p>
        <w:p w14:paraId="70A106CE" w14:textId="4DD33445" w:rsidR="002206ED" w:rsidRDefault="002206ED" w:rsidP="002206ED">
          <w:pPr>
            <w:spacing w:after="200"/>
          </w:pPr>
        </w:p>
        <w:p w14:paraId="6C8F1354" w14:textId="643BFEE0" w:rsidR="002206ED" w:rsidRDefault="00D36D16" w:rsidP="002206ED">
          <w:pPr>
            <w:spacing w:after="200"/>
          </w:pPr>
          <w:r>
            <w:rPr>
              <w:noProof/>
            </w:rPr>
            <mc:AlternateContent>
              <mc:Choice Requires="wps">
                <w:drawing>
                  <wp:anchor distT="0" distB="0" distL="114300" distR="114300" simplePos="0" relativeHeight="252865536" behindDoc="0" locked="0" layoutInCell="1" allowOverlap="1" wp14:anchorId="630FE7A8" wp14:editId="159F3EE7">
                    <wp:simplePos x="0" y="0"/>
                    <wp:positionH relativeFrom="column">
                      <wp:posOffset>-424815</wp:posOffset>
                    </wp:positionH>
                    <wp:positionV relativeFrom="paragraph">
                      <wp:posOffset>376110</wp:posOffset>
                    </wp:positionV>
                    <wp:extent cx="3053715" cy="32956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053715" cy="329565"/>
                            </a:xfrm>
                            <a:prstGeom prst="rect">
                              <a:avLst/>
                            </a:prstGeom>
                            <a:noFill/>
                            <a:ln w="6350">
                              <a:noFill/>
                            </a:ln>
                          </wps:spPr>
                          <wps:txbx>
                            <w:txbxContent>
                              <w:p w14:paraId="0442F452" w14:textId="17970179" w:rsidR="000B3000" w:rsidRPr="00D36D16" w:rsidRDefault="000B3000" w:rsidP="002206ED">
                                <w:pPr>
                                  <w:rPr>
                                    <w:color w:val="FFFFFF" w:themeColor="background1"/>
                                    <w:sz w:val="26"/>
                                    <w:szCs w:val="26"/>
                                    <w:lang w:val="en-IN"/>
                                  </w:rPr>
                                </w:pPr>
                                <w:r w:rsidRPr="00D36D16">
                                  <w:rPr>
                                    <w:color w:val="FFFFFF" w:themeColor="background1"/>
                                    <w:sz w:val="26"/>
                                    <w:szCs w:val="26"/>
                                    <w:lang w:val="en-IN"/>
                                  </w:rPr>
                                  <w:t xml:space="preserve">Software Requirement Specification (SRS)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FE7A8" id="Text Box 23" o:spid="_x0000_s1028" type="#_x0000_t202" style="position:absolute;margin-left:-33.45pt;margin-top:29.6pt;width:240.45pt;height:25.95pt;z-index:25286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" filled="f" stroked="f" strokeweight=".5pt">
                    <v:textbox>
                      <w:txbxContent>
                        <w:p w14:paraId="0442F452" w14:textId="17970179" w:rsidR="000B3000" w:rsidRPr="00D36D16" w:rsidRDefault="000B3000" w:rsidP="002206ED">
                          <w:pPr>
                            <w:rPr>
                              <w:color w:val="FFFFFF" w:themeColor="background1"/>
                              <w:sz w:val="26"/>
                              <w:szCs w:val="26"/>
                              <w:lang w:val="en-IN"/>
                            </w:rPr>
                          </w:pPr>
                          <w:r w:rsidRPr="00D36D16">
                            <w:rPr>
                              <w:color w:val="FFFFFF" w:themeColor="background1"/>
                              <w:sz w:val="26"/>
                              <w:szCs w:val="26"/>
                              <w:lang w:val="en-IN"/>
                            </w:rPr>
                            <w:t xml:space="preserve">Software Requirement Specification (SRS) </w:t>
                          </w:r>
                        </w:p>
                      </w:txbxContent>
                    </v:textbox>
                  </v:shape>
                </w:pict>
              </mc:Fallback>
            </mc:AlternateContent>
          </w:r>
        </w:p>
        <w:p w14:paraId="47E57F84" w14:textId="2AF7170C" w:rsidR="002206ED" w:rsidRDefault="002206ED" w:rsidP="002206ED">
          <w:pPr>
            <w:spacing w:after="200"/>
          </w:pPr>
        </w:p>
        <w:p w14:paraId="4A59CA7D" w14:textId="7879A2F2" w:rsidR="002206ED" w:rsidRDefault="00D36D16" w:rsidP="002206ED">
          <w:pPr>
            <w:spacing w:after="200"/>
          </w:pPr>
          <w:r>
            <w:rPr>
              <w:noProof/>
            </w:rPr>
            <mc:AlternateContent>
              <mc:Choice Requires="wps">
                <w:drawing>
                  <wp:anchor distT="0" distB="0" distL="114300" distR="114300" simplePos="0" relativeHeight="252869632" behindDoc="0" locked="0" layoutInCell="1" allowOverlap="1" wp14:anchorId="6AC6029F" wp14:editId="727031CF">
                    <wp:simplePos x="0" y="0"/>
                    <wp:positionH relativeFrom="column">
                      <wp:posOffset>-442595</wp:posOffset>
                    </wp:positionH>
                    <wp:positionV relativeFrom="paragraph">
                      <wp:posOffset>204915</wp:posOffset>
                    </wp:positionV>
                    <wp:extent cx="2933700" cy="329565"/>
                    <wp:effectExtent l="0" t="0" r="0" b="0"/>
                    <wp:wrapNone/>
                    <wp:docPr id="1" name="Text Box 1"/>
                    <wp:cNvGraphicFramePr/>
                    <a:graphic xmlns:a="http://schemas.openxmlformats.org/drawingml/2006/main">
                      <a:graphicData uri="http://schemas.microsoft.com/office/word/2010/wordprocessingShape">
                        <wps:wsp>
                          <wps:cNvSpPr txBox="1"/>
                          <wps:spPr>
                            <a:xfrm>
                              <a:off x="0" y="0"/>
                              <a:ext cx="2933700" cy="329565"/>
                            </a:xfrm>
                            <a:prstGeom prst="rect">
                              <a:avLst/>
                            </a:prstGeom>
                            <a:noFill/>
                            <a:ln w="6350">
                              <a:noFill/>
                            </a:ln>
                          </wps:spPr>
                          <wps:txbx>
                            <w:txbxContent>
                              <w:p w14:paraId="12AF5610" w14:textId="50DF94A7" w:rsidR="000B3000" w:rsidRPr="00EB52E1" w:rsidRDefault="000B3000" w:rsidP="001D151D">
                                <w:pPr>
                                  <w:rPr>
                                    <w:color w:val="FFFFFF" w:themeColor="background1"/>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6029F" id="Text Box 1" o:spid="_x0000_s1029" type="#_x0000_t202" style="position:absolute;margin-left:-34.85pt;margin-top:16.15pt;width:231pt;height:25.95pt;z-index:2528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" filled="f" stroked="f" strokeweight=".5pt">
                    <v:textbox>
                      <w:txbxContent>
                        <w:p w14:paraId="12AF5610" w14:textId="50DF94A7" w:rsidR="000B3000" w:rsidRPr="00EB52E1" w:rsidRDefault="000B3000" w:rsidP="001D151D">
                          <w:pPr>
                            <w:rPr>
                              <w:color w:val="FFFFFF" w:themeColor="background1"/>
                              <w:lang w:val="en-IN"/>
                            </w:rPr>
                          </w:pPr>
                        </w:p>
                      </w:txbxContent>
                    </v:textbox>
                  </v:shape>
                </w:pict>
              </mc:Fallback>
            </mc:AlternateContent>
          </w:r>
        </w:p>
        <w:p w14:paraId="71B9E796" w14:textId="11234B6E" w:rsidR="002206ED" w:rsidRDefault="001D7091" w:rsidP="002206ED">
          <w:pPr>
            <w:spacing w:after="200"/>
          </w:pPr>
          <w:r>
            <w:rPr>
              <w:noProof/>
            </w:rPr>
            <mc:AlternateContent>
              <mc:Choice Requires="wps">
                <w:drawing>
                  <wp:anchor distT="0" distB="0" distL="114300" distR="114300" simplePos="0" relativeHeight="252855296" behindDoc="0" locked="0" layoutInCell="1" allowOverlap="1" wp14:anchorId="7FA1135D" wp14:editId="30FEBACE">
                    <wp:simplePos x="0" y="0"/>
                    <wp:positionH relativeFrom="column">
                      <wp:posOffset>-594360</wp:posOffset>
                    </wp:positionH>
                    <wp:positionV relativeFrom="paragraph">
                      <wp:posOffset>426910</wp:posOffset>
                    </wp:positionV>
                    <wp:extent cx="4863465" cy="914400"/>
                    <wp:effectExtent l="0" t="0" r="0" b="0"/>
                    <wp:wrapNone/>
                    <wp:docPr id="2276" name="Text Box 2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346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A3A95C" w14:textId="3EDF9BD4" w:rsidR="000B3000" w:rsidRPr="00EF2485" w:rsidRDefault="000B3000" w:rsidP="001D5DB6">
                                <w:pPr>
                                  <w:jc w:val="both"/>
                                  <w:rPr>
                                    <w:color w:val="595959" w:themeColor="text1" w:themeTint="A6"/>
                                  </w:rPr>
                                </w:pPr>
                                <w:r w:rsidRPr="0088660E">
                                  <w:rPr>
                                    <w:rFonts w:ascii="Calibri Light" w:hAnsi="Calibri Light" w:cs="Calibri Light"/>
                                    <w:color w:val="595959" w:themeColor="text1" w:themeTint="A6"/>
                                  </w:rPr>
                                  <w:t xml:space="preserve">The document details the summary of solution architecture and approach for the development of </w:t>
                                </w:r>
                                <w:r>
                                  <w:rPr>
                                    <w:rFonts w:ascii="Calibri Light" w:hAnsi="Calibri Light" w:cs="Calibri Light"/>
                                    <w:color w:val="595959" w:themeColor="text1" w:themeTint="A6"/>
                                  </w:rPr>
                                  <w:t xml:space="preserve">Segment Management System </w:t>
                                </w:r>
                                <w:r w:rsidRPr="0088660E">
                                  <w:rPr>
                                    <w:rFonts w:ascii="Calibri Light" w:hAnsi="Calibri Light" w:cs="Calibri Light"/>
                                    <w:color w:val="595959" w:themeColor="text1" w:themeTint="A6"/>
                                  </w:rPr>
                                  <w:t>for</w:t>
                                </w:r>
                                <w:r>
                                  <w:rPr>
                                    <w:rFonts w:ascii="Calibri Light" w:hAnsi="Calibri Light" w:cs="Calibri Light"/>
                                    <w:color w:val="595959" w:themeColor="text1" w:themeTint="A6"/>
                                  </w:rPr>
                                  <w:t xml:space="preserve"> ITD Projects Limited.</w:t>
                                </w:r>
                                <w:r w:rsidRPr="0088660E">
                                  <w:rPr>
                                    <w:rFonts w:ascii="Calibri Light" w:hAnsi="Calibri Light" w:cs="Calibri Light"/>
                                    <w:color w:val="595959" w:themeColor="text1" w:themeTint="A6"/>
                                  </w:rPr>
                                  <w:t xml:space="preserve"> The document is based on the inputs, system study, discussions and meeting held between BCI &amp; </w:t>
                                </w:r>
                                <w:sdt>
                                  <w:sdtPr>
                                    <w:rPr>
                                      <w:rFonts w:ascii="Calibri Light" w:hAnsi="Calibri Light" w:cs="Calibri Light"/>
                                      <w:color w:val="595959" w:themeColor="text1" w:themeTint="A6"/>
                                    </w:rPr>
                                    <w:alias w:val="Company"/>
                                    <w:tag w:val=""/>
                                    <w:id w:val="1619266371"/>
                                    <w:dataBinding w:prefixMappings="xmlns:ns0='http://schemas.openxmlformats.org/officeDocument/2006/extended-properties' " w:xpath="/ns0:Properties[1]/ns0:Company[1]" w:storeItemID="{6668398D-A668-4E3E-A5EB-62B293D839F1}"/>
                                    <w:text/>
                                  </w:sdtPr>
                                  <w:sdtContent>
                                    <w:r w:rsidRPr="00C5757E">
                                      <w:rPr>
                                        <w:rFonts w:ascii="Calibri Light" w:hAnsi="Calibri Light" w:cs="Calibri Light"/>
                                        <w:color w:val="595959" w:themeColor="text1" w:themeTint="A6"/>
                                      </w:rPr>
                                      <w:t>ITD Cementation India Limited</w:t>
                                    </w:r>
                                  </w:sdtContent>
                                </w:sdt>
                                <w:r w:rsidRPr="0088660E">
                                  <w:rPr>
                                    <w:rFonts w:ascii="Calibri Light" w:hAnsi="Calibri Light" w:cs="Calibri Light"/>
                                    <w:color w:val="595959" w:themeColor="text1" w:themeTint="A6"/>
                                  </w:rPr>
                                  <w:t xml:space="preserve"> Teams</w:t>
                                </w:r>
                                <w:r>
                                  <w:rPr>
                                    <w:color w:val="595959" w:themeColor="text1" w:themeTint="A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1135D" id="Text Box 2276" o:spid="_x0000_s1030" type="#_x0000_t202" style="position:absolute;margin-left:-46.8pt;margin-top:33.6pt;width:382.95pt;height:1in;z-index:25285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" filled="f" stroked="f" strokeweight=".5pt">
                    <v:path arrowok="t"/>
                    <v:textbox>
                      <w:txbxContent>
                        <w:p w14:paraId="17A3A95C" w14:textId="3EDF9BD4" w:rsidR="000B3000" w:rsidRPr="00EF2485" w:rsidRDefault="000B3000" w:rsidP="001D5DB6">
                          <w:pPr>
                            <w:jc w:val="both"/>
                            <w:rPr>
                              <w:color w:val="595959" w:themeColor="text1" w:themeTint="A6"/>
                            </w:rPr>
                          </w:pPr>
                          <w:r w:rsidRPr="0088660E">
                            <w:rPr>
                              <w:rFonts w:ascii="Calibri Light" w:hAnsi="Calibri Light" w:cs="Calibri Light"/>
                              <w:color w:val="595959" w:themeColor="text1" w:themeTint="A6"/>
                            </w:rPr>
                            <w:t xml:space="preserve">The document details the summary of solution architecture and approach for the development of </w:t>
                          </w:r>
                          <w:r>
                            <w:rPr>
                              <w:rFonts w:ascii="Calibri Light" w:hAnsi="Calibri Light" w:cs="Calibri Light"/>
                              <w:color w:val="595959" w:themeColor="text1" w:themeTint="A6"/>
                            </w:rPr>
                            <w:t xml:space="preserve">Segment Management System </w:t>
                          </w:r>
                          <w:r w:rsidRPr="0088660E">
                            <w:rPr>
                              <w:rFonts w:ascii="Calibri Light" w:hAnsi="Calibri Light" w:cs="Calibri Light"/>
                              <w:color w:val="595959" w:themeColor="text1" w:themeTint="A6"/>
                            </w:rPr>
                            <w:t>for</w:t>
                          </w:r>
                          <w:r>
                            <w:rPr>
                              <w:rFonts w:ascii="Calibri Light" w:hAnsi="Calibri Light" w:cs="Calibri Light"/>
                              <w:color w:val="595959" w:themeColor="text1" w:themeTint="A6"/>
                            </w:rPr>
                            <w:t xml:space="preserve"> ITD Projects Limited.</w:t>
                          </w:r>
                          <w:r w:rsidRPr="0088660E">
                            <w:rPr>
                              <w:rFonts w:ascii="Calibri Light" w:hAnsi="Calibri Light" w:cs="Calibri Light"/>
                              <w:color w:val="595959" w:themeColor="text1" w:themeTint="A6"/>
                            </w:rPr>
                            <w:t xml:space="preserve"> The document is based on the inputs, system study, discussions and meeting held between BCI &amp; </w:t>
                          </w:r>
                          <w:sdt>
                            <w:sdtPr>
                              <w:rPr>
                                <w:rFonts w:ascii="Calibri Light" w:hAnsi="Calibri Light" w:cs="Calibri Light"/>
                                <w:color w:val="595959" w:themeColor="text1" w:themeTint="A6"/>
                              </w:rPr>
                              <w:alias w:val="Company"/>
                              <w:tag w:val=""/>
                              <w:id w:val="1619266371"/>
                              <w:dataBinding w:prefixMappings="xmlns:ns0='http://schemas.openxmlformats.org/officeDocument/2006/extended-properties' " w:xpath="/ns0:Properties[1]/ns0:Company[1]" w:storeItemID="{6668398D-A668-4E3E-A5EB-62B293D839F1}"/>
                              <w:text/>
                            </w:sdtPr>
                            <w:sdtContent>
                              <w:r w:rsidRPr="00C5757E">
                                <w:rPr>
                                  <w:rFonts w:ascii="Calibri Light" w:hAnsi="Calibri Light" w:cs="Calibri Light"/>
                                  <w:color w:val="595959" w:themeColor="text1" w:themeTint="A6"/>
                                </w:rPr>
                                <w:t>ITD Cementation India Limited</w:t>
                              </w:r>
                            </w:sdtContent>
                          </w:sdt>
                          <w:r w:rsidRPr="0088660E">
                            <w:rPr>
                              <w:rFonts w:ascii="Calibri Light" w:hAnsi="Calibri Light" w:cs="Calibri Light"/>
                              <w:color w:val="595959" w:themeColor="text1" w:themeTint="A6"/>
                            </w:rPr>
                            <w:t xml:space="preserve"> Teams</w:t>
                          </w:r>
                          <w:r>
                            <w:rPr>
                              <w:color w:val="595959" w:themeColor="text1" w:themeTint="A6"/>
                            </w:rPr>
                            <w:t>.</w:t>
                          </w:r>
                        </w:p>
                      </w:txbxContent>
                    </v:textbox>
                  </v:shape>
                </w:pict>
              </mc:Fallback>
            </mc:AlternateContent>
          </w:r>
          <w:r>
            <w:rPr>
              <w:noProof/>
            </w:rPr>
            <mc:AlternateContent>
              <mc:Choice Requires="wps">
                <w:drawing>
                  <wp:anchor distT="4294967295" distB="4294967295" distL="114300" distR="114300" simplePos="0" relativeHeight="252856320" behindDoc="0" locked="0" layoutInCell="1" allowOverlap="1" wp14:anchorId="403C81EF" wp14:editId="59B196A2">
                    <wp:simplePos x="0" y="0"/>
                    <wp:positionH relativeFrom="column">
                      <wp:posOffset>-489585</wp:posOffset>
                    </wp:positionH>
                    <wp:positionV relativeFrom="paragraph">
                      <wp:posOffset>342323</wp:posOffset>
                    </wp:positionV>
                    <wp:extent cx="4657725" cy="0"/>
                    <wp:effectExtent l="0" t="0" r="28575" b="1905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57725" cy="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D40CD4D" id="Straight Connector 68" o:spid="_x0000_s1026" style="position:absolute;z-index:252856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8.55pt,26.95pt" to="328.2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" strokecolor="#a5a5a5 [2092]" strokeweight=".5pt">
                    <v:stroke joinstyle="miter"/>
                    <o:lock v:ext="edit" shapetype="f"/>
                  </v:line>
                </w:pict>
              </mc:Fallback>
            </mc:AlternateContent>
          </w:r>
          <w:r w:rsidR="0049161E" w:rsidRPr="00766DE6">
            <w:rPr>
              <w:noProof/>
              <w:color w:val="FF0000"/>
            </w:rPr>
            <mc:AlternateContent>
              <mc:Choice Requires="wps">
                <w:drawing>
                  <wp:anchor distT="0" distB="0" distL="114300" distR="114300" simplePos="0" relativeHeight="252857344" behindDoc="0" locked="0" layoutInCell="1" allowOverlap="1" wp14:anchorId="687FB870" wp14:editId="65F18DCE">
                    <wp:simplePos x="0" y="0"/>
                    <wp:positionH relativeFrom="column">
                      <wp:posOffset>-590550</wp:posOffset>
                    </wp:positionH>
                    <wp:positionV relativeFrom="paragraph">
                      <wp:posOffset>4791075</wp:posOffset>
                    </wp:positionV>
                    <wp:extent cx="2422525" cy="27241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42252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2B0EF0" w14:textId="6805C17B" w:rsidR="000B3000" w:rsidRPr="001D151D" w:rsidRDefault="000B3000" w:rsidP="002206ED">
                                <w:pPr>
                                  <w:rPr>
                                    <w:rFonts w:ascii="Calibri Light" w:hAnsi="Calibri Light" w:cs="Calibri Light"/>
                                    <w:b/>
                                    <w:color w:val="404040" w:themeColor="text1" w:themeTint="BF"/>
                                  </w:rPr>
                                </w:pPr>
                                <w:r w:rsidRPr="001D151D">
                                  <w:rPr>
                                    <w:rFonts w:ascii="Calibri Light" w:hAnsi="Calibri Light" w:cs="Calibri Light"/>
                                    <w:b/>
                                    <w:bCs/>
                                    <w:color w:val="404040" w:themeColor="text1" w:themeTint="BF"/>
                                  </w:rPr>
                                  <w:t>Prepared By:</w:t>
                                </w:r>
                                <w:r w:rsidRPr="001D151D">
                                  <w:rPr>
                                    <w:rFonts w:ascii="Calibri Light" w:hAnsi="Calibri Light" w:cs="Calibri Light"/>
                                    <w:b/>
                                    <w:color w:val="404040" w:themeColor="text1" w:themeTint="BF"/>
                                  </w:rPr>
                                  <w:t xml:space="preserve"> </w:t>
                                </w:r>
                                <w:proofErr w:type="spellStart"/>
                                <w:r>
                                  <w:rPr>
                                    <w:rFonts w:ascii="Calibri Light" w:hAnsi="Calibri Light" w:cs="Calibri Light"/>
                                    <w:b/>
                                    <w:bCs/>
                                    <w:color w:val="404040" w:themeColor="text1" w:themeTint="BF"/>
                                  </w:rPr>
                                  <w:t>Omkar</w:t>
                                </w:r>
                                <w:proofErr w:type="spellEnd"/>
                                <w:r>
                                  <w:rPr>
                                    <w:rFonts w:ascii="Calibri Light" w:hAnsi="Calibri Light" w:cs="Calibri Light"/>
                                    <w:b/>
                                    <w:bCs/>
                                    <w:color w:val="404040" w:themeColor="text1" w:themeTint="BF"/>
                                  </w:rPr>
                                  <w:t xml:space="preserve"> </w:t>
                                </w:r>
                                <w:proofErr w:type="spellStart"/>
                                <w:r>
                                  <w:rPr>
                                    <w:rFonts w:ascii="Calibri Light" w:hAnsi="Calibri Light" w:cs="Calibri Light"/>
                                    <w:b/>
                                    <w:bCs/>
                                    <w:color w:val="404040" w:themeColor="text1" w:themeTint="BF"/>
                                  </w:rPr>
                                  <w:t>Gaonkar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FB870" id="Text Box 30" o:spid="_x0000_s1031" type="#_x0000_t202" style="position:absolute;margin-left:-46.5pt;margin-top:377.25pt;width:190.75pt;height:21.45pt;z-index:25285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" filled="f" stroked="f" strokeweight=".5pt">
                    <v:textbox>
                      <w:txbxContent>
                        <w:p w14:paraId="392B0EF0" w14:textId="6805C17B" w:rsidR="000B3000" w:rsidRPr="001D151D" w:rsidRDefault="000B3000" w:rsidP="002206ED">
                          <w:pPr>
                            <w:rPr>
                              <w:rFonts w:ascii="Calibri Light" w:hAnsi="Calibri Light" w:cs="Calibri Light"/>
                              <w:b/>
                              <w:color w:val="404040" w:themeColor="text1" w:themeTint="BF"/>
                            </w:rPr>
                          </w:pPr>
                          <w:r w:rsidRPr="001D151D">
                            <w:rPr>
                              <w:rFonts w:ascii="Calibri Light" w:hAnsi="Calibri Light" w:cs="Calibri Light"/>
                              <w:b/>
                              <w:bCs/>
                              <w:color w:val="404040" w:themeColor="text1" w:themeTint="BF"/>
                            </w:rPr>
                            <w:t>Prepared By:</w:t>
                          </w:r>
                          <w:r w:rsidRPr="001D151D">
                            <w:rPr>
                              <w:rFonts w:ascii="Calibri Light" w:hAnsi="Calibri Light" w:cs="Calibri Light"/>
                              <w:b/>
                              <w:color w:val="404040" w:themeColor="text1" w:themeTint="BF"/>
                            </w:rPr>
                            <w:t xml:space="preserve"> </w:t>
                          </w:r>
                          <w:proofErr w:type="spellStart"/>
                          <w:r>
                            <w:rPr>
                              <w:rFonts w:ascii="Calibri Light" w:hAnsi="Calibri Light" w:cs="Calibri Light"/>
                              <w:b/>
                              <w:bCs/>
                              <w:color w:val="404040" w:themeColor="text1" w:themeTint="BF"/>
                            </w:rPr>
                            <w:t>Omkar</w:t>
                          </w:r>
                          <w:proofErr w:type="spellEnd"/>
                          <w:r>
                            <w:rPr>
                              <w:rFonts w:ascii="Calibri Light" w:hAnsi="Calibri Light" w:cs="Calibri Light"/>
                              <w:b/>
                              <w:bCs/>
                              <w:color w:val="404040" w:themeColor="text1" w:themeTint="BF"/>
                            </w:rPr>
                            <w:t xml:space="preserve"> </w:t>
                          </w:r>
                          <w:proofErr w:type="spellStart"/>
                          <w:r>
                            <w:rPr>
                              <w:rFonts w:ascii="Calibri Light" w:hAnsi="Calibri Light" w:cs="Calibri Light"/>
                              <w:b/>
                              <w:bCs/>
                              <w:color w:val="404040" w:themeColor="text1" w:themeTint="BF"/>
                            </w:rPr>
                            <w:t>Gaonkar</w:t>
                          </w:r>
                          <w:proofErr w:type="spellEnd"/>
                        </w:p>
                      </w:txbxContent>
                    </v:textbox>
                  </v:shape>
                </w:pict>
              </mc:Fallback>
            </mc:AlternateContent>
          </w:r>
          <w:r w:rsidR="0049161E" w:rsidRPr="00766DE6">
            <w:rPr>
              <w:noProof/>
              <w:color w:val="FF0000"/>
            </w:rPr>
            <mc:AlternateContent>
              <mc:Choice Requires="wps">
                <w:drawing>
                  <wp:anchor distT="0" distB="0" distL="114300" distR="114300" simplePos="0" relativeHeight="252858368" behindDoc="0" locked="0" layoutInCell="1" allowOverlap="1" wp14:anchorId="3ABDC675" wp14:editId="4596AA5E">
                    <wp:simplePos x="0" y="0"/>
                    <wp:positionH relativeFrom="column">
                      <wp:posOffset>-590550</wp:posOffset>
                    </wp:positionH>
                    <wp:positionV relativeFrom="paragraph">
                      <wp:posOffset>5029835</wp:posOffset>
                    </wp:positionV>
                    <wp:extent cx="2422525" cy="5594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422525" cy="559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4F168" w14:textId="1F1B90BF" w:rsidR="000B3000" w:rsidRPr="00880B18" w:rsidRDefault="000B3000" w:rsidP="002206ED">
                                <w:pPr>
                                  <w:rPr>
                                    <w:rFonts w:ascii="Calibri Light" w:hAnsi="Calibri Light" w:cs="Calibri Light"/>
                                    <w:b/>
                                    <w:bCs/>
                                    <w:color w:val="404040" w:themeColor="text1" w:themeTint="BF"/>
                                  </w:rPr>
                                </w:pPr>
                                <w:r w:rsidRPr="00880B18">
                                  <w:rPr>
                                    <w:rFonts w:ascii="Calibri Light" w:hAnsi="Calibri Light" w:cs="Calibri Light"/>
                                    <w:b/>
                                    <w:bCs/>
                                    <w:color w:val="404040" w:themeColor="text1" w:themeTint="BF"/>
                                  </w:rPr>
                                  <w:t xml:space="preserve">Submission Date: </w:t>
                                </w:r>
                                <w:del w:id="0" w:author="BCIL" w:date="2022-11-17T13:04:00Z">
                                  <w:r w:rsidDel="00EC417F">
                                    <w:rPr>
                                      <w:rFonts w:ascii="Calibri Light" w:hAnsi="Calibri Light" w:cs="Calibri Light"/>
                                      <w:b/>
                                      <w:bCs/>
                                      <w:color w:val="404040" w:themeColor="text1" w:themeTint="BF"/>
                                    </w:rPr>
                                    <w:delText>03-</w:delText>
                                  </w:r>
                                </w:del>
                                <w:ins w:id="1" w:author="BCIL" w:date="2022-11-17T13:04:00Z">
                                  <w:r>
                                    <w:rPr>
                                      <w:rFonts w:ascii="Calibri Light" w:hAnsi="Calibri Light" w:cs="Calibri Light"/>
                                      <w:b/>
                                      <w:bCs/>
                                      <w:color w:val="404040" w:themeColor="text1" w:themeTint="BF"/>
                                    </w:rPr>
                                    <w:t>17-</w:t>
                                  </w:r>
                                </w:ins>
                                <w:r>
                                  <w:rPr>
                                    <w:rFonts w:ascii="Calibri Light" w:hAnsi="Calibri Light" w:cs="Calibri Light"/>
                                    <w:b/>
                                    <w:bCs/>
                                    <w:color w:val="404040" w:themeColor="text1" w:themeTint="BF"/>
                                  </w:rPr>
                                  <w:t xml:space="preserve"> 11-2022</w:t>
                                </w:r>
                              </w:p>
                              <w:p w14:paraId="5ECE0B74" w14:textId="7F8CC4BA" w:rsidR="000B3000" w:rsidRPr="00880B18" w:rsidRDefault="000B3000" w:rsidP="002206ED">
                                <w:pPr>
                                  <w:rPr>
                                    <w:rFonts w:ascii="Calibri Light" w:hAnsi="Calibri Light" w:cs="Calibri Light"/>
                                    <w:b/>
                                    <w:bCs/>
                                    <w:color w:val="404040" w:themeColor="text1" w:themeTint="BF"/>
                                  </w:rPr>
                                </w:pPr>
                                <w:r>
                                  <w:rPr>
                                    <w:rFonts w:ascii="Calibri Light" w:hAnsi="Calibri Light" w:cs="Calibri Light"/>
                                    <w:b/>
                                    <w:bCs/>
                                    <w:color w:val="404040" w:themeColor="text1" w:themeTint="BF"/>
                                  </w:rPr>
                                  <w:t>Version: 1.</w:t>
                                </w:r>
                                <w:ins w:id="2" w:author="BCIL" w:date="2022-11-17T13:04:00Z">
                                  <w:r>
                                    <w:rPr>
                                      <w:rFonts w:ascii="Calibri Light" w:hAnsi="Calibri Light" w:cs="Calibri Light"/>
                                      <w:b/>
                                      <w:bCs/>
                                      <w:color w:val="404040" w:themeColor="text1" w:themeTint="BF"/>
                                    </w:rPr>
                                    <w:t>2</w:t>
                                  </w:r>
                                </w:ins>
                                <w:del w:id="3" w:author="BCIL" w:date="2022-11-17T13:04:00Z">
                                  <w:r w:rsidDel="00EC417F">
                                    <w:rPr>
                                      <w:rFonts w:ascii="Calibri Light" w:hAnsi="Calibri Light" w:cs="Calibri Light"/>
                                      <w:b/>
                                      <w:bCs/>
                                      <w:color w:val="404040" w:themeColor="text1" w:themeTint="BF"/>
                                    </w:rPr>
                                    <w:delText>1</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DC675" id="Text Box 42" o:spid="_x0000_s1032" type="#_x0000_t202" style="position:absolute;margin-left:-46.5pt;margin-top:396.05pt;width:190.75pt;height:44.05p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" filled="f" stroked="f" strokeweight=".5pt">
                    <v:textbox>
                      <w:txbxContent>
                        <w:p w14:paraId="7CA4F168" w14:textId="1F1B90BF" w:rsidR="000B3000" w:rsidRPr="00880B18" w:rsidRDefault="000B3000" w:rsidP="002206ED">
                          <w:pPr>
                            <w:rPr>
                              <w:rFonts w:ascii="Calibri Light" w:hAnsi="Calibri Light" w:cs="Calibri Light"/>
                              <w:b/>
                              <w:bCs/>
                              <w:color w:val="404040" w:themeColor="text1" w:themeTint="BF"/>
                            </w:rPr>
                          </w:pPr>
                          <w:r w:rsidRPr="00880B18">
                            <w:rPr>
                              <w:rFonts w:ascii="Calibri Light" w:hAnsi="Calibri Light" w:cs="Calibri Light"/>
                              <w:b/>
                              <w:bCs/>
                              <w:color w:val="404040" w:themeColor="text1" w:themeTint="BF"/>
                            </w:rPr>
                            <w:t xml:space="preserve">Submission Date: </w:t>
                          </w:r>
                          <w:del w:id="4" w:author="BCIL" w:date="2022-11-17T13:04:00Z">
                            <w:r w:rsidDel="00EC417F">
                              <w:rPr>
                                <w:rFonts w:ascii="Calibri Light" w:hAnsi="Calibri Light" w:cs="Calibri Light"/>
                                <w:b/>
                                <w:bCs/>
                                <w:color w:val="404040" w:themeColor="text1" w:themeTint="BF"/>
                              </w:rPr>
                              <w:delText>03-</w:delText>
                            </w:r>
                          </w:del>
                          <w:ins w:id="5" w:author="BCIL" w:date="2022-11-17T13:04:00Z">
                            <w:r>
                              <w:rPr>
                                <w:rFonts w:ascii="Calibri Light" w:hAnsi="Calibri Light" w:cs="Calibri Light"/>
                                <w:b/>
                                <w:bCs/>
                                <w:color w:val="404040" w:themeColor="text1" w:themeTint="BF"/>
                              </w:rPr>
                              <w:t>17-</w:t>
                            </w:r>
                          </w:ins>
                          <w:r>
                            <w:rPr>
                              <w:rFonts w:ascii="Calibri Light" w:hAnsi="Calibri Light" w:cs="Calibri Light"/>
                              <w:b/>
                              <w:bCs/>
                              <w:color w:val="404040" w:themeColor="text1" w:themeTint="BF"/>
                            </w:rPr>
                            <w:t xml:space="preserve"> 11-2022</w:t>
                          </w:r>
                        </w:p>
                        <w:p w14:paraId="5ECE0B74" w14:textId="7F8CC4BA" w:rsidR="000B3000" w:rsidRPr="00880B18" w:rsidRDefault="000B3000" w:rsidP="002206ED">
                          <w:pPr>
                            <w:rPr>
                              <w:rFonts w:ascii="Calibri Light" w:hAnsi="Calibri Light" w:cs="Calibri Light"/>
                              <w:b/>
                              <w:bCs/>
                              <w:color w:val="404040" w:themeColor="text1" w:themeTint="BF"/>
                            </w:rPr>
                          </w:pPr>
                          <w:r>
                            <w:rPr>
                              <w:rFonts w:ascii="Calibri Light" w:hAnsi="Calibri Light" w:cs="Calibri Light"/>
                              <w:b/>
                              <w:bCs/>
                              <w:color w:val="404040" w:themeColor="text1" w:themeTint="BF"/>
                            </w:rPr>
                            <w:t>Version: 1.</w:t>
                          </w:r>
                          <w:ins w:id="6" w:author="BCIL" w:date="2022-11-17T13:04:00Z">
                            <w:r>
                              <w:rPr>
                                <w:rFonts w:ascii="Calibri Light" w:hAnsi="Calibri Light" w:cs="Calibri Light"/>
                                <w:b/>
                                <w:bCs/>
                                <w:color w:val="404040" w:themeColor="text1" w:themeTint="BF"/>
                              </w:rPr>
                              <w:t>2</w:t>
                            </w:r>
                          </w:ins>
                          <w:del w:id="7" w:author="BCIL" w:date="2022-11-17T13:04:00Z">
                            <w:r w:rsidDel="00EC417F">
                              <w:rPr>
                                <w:rFonts w:ascii="Calibri Light" w:hAnsi="Calibri Light" w:cs="Calibri Light"/>
                                <w:b/>
                                <w:bCs/>
                                <w:color w:val="404040" w:themeColor="text1" w:themeTint="BF"/>
                              </w:rPr>
                              <w:delText>1</w:delText>
                            </w:r>
                          </w:del>
                        </w:p>
                      </w:txbxContent>
                    </v:textbox>
                  </v:shape>
                </w:pict>
              </mc:Fallback>
            </mc:AlternateContent>
          </w:r>
          <w:r w:rsidR="002206ED" w:rsidRPr="00E77B5D">
            <w:rPr>
              <w:noProof/>
            </w:rPr>
            <mc:AlternateContent>
              <mc:Choice Requires="wps">
                <w:drawing>
                  <wp:anchor distT="0" distB="0" distL="114300" distR="114300" simplePos="0" relativeHeight="252860416" behindDoc="0" locked="0" layoutInCell="1" allowOverlap="1" wp14:anchorId="7B4C907C" wp14:editId="1508491B">
                    <wp:simplePos x="0" y="0"/>
                    <wp:positionH relativeFrom="column">
                      <wp:posOffset>295910</wp:posOffset>
                    </wp:positionH>
                    <wp:positionV relativeFrom="paragraph">
                      <wp:posOffset>6235387</wp:posOffset>
                    </wp:positionV>
                    <wp:extent cx="6766560" cy="3302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6766560" cy="330200"/>
                            </a:xfrm>
                            <a:prstGeom prst="rect">
                              <a:avLst/>
                            </a:prstGeom>
                            <a:noFill/>
                            <a:ln w="6350">
                              <a:noFill/>
                            </a:ln>
                            <a:effectLst/>
                          </wps:spPr>
                          <wps:txbx>
                            <w:txbxContent>
                              <w:p w14:paraId="563668C5" w14:textId="77777777" w:rsidR="000B3000" w:rsidRPr="00B51481" w:rsidRDefault="000B3000" w:rsidP="002206ED">
                                <w:pP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sidRPr="00B51481">
                                  <w:rPr>
                                    <w:rFonts w:ascii="Calibri Light" w:hAnsi="Calibri Light" w:cs="Calibri Light"/>
                                    <w:color w:val="7F7F7F" w:themeColor="text1" w:themeTint="80"/>
                                    <w:sz w:val="22"/>
                                  </w:rPr>
                                  <w:t xml:space="preserve">, 691 </w:t>
                                </w:r>
                                <w:proofErr w:type="spellStart"/>
                                <w:r w:rsidRPr="00B51481">
                                  <w:rPr>
                                    <w:rFonts w:ascii="Calibri Light" w:hAnsi="Calibri Light" w:cs="Calibri Light"/>
                                    <w:color w:val="7F7F7F" w:themeColor="text1" w:themeTint="80"/>
                                    <w:sz w:val="22"/>
                                  </w:rPr>
                                  <w:t>Udyog</w:t>
                                </w:r>
                                <w:proofErr w:type="spellEnd"/>
                                <w:r w:rsidRPr="00B51481">
                                  <w:rPr>
                                    <w:rFonts w:ascii="Calibri Light" w:hAnsi="Calibri Light" w:cs="Calibri Light"/>
                                    <w:color w:val="7F7F7F" w:themeColor="text1" w:themeTint="80"/>
                                    <w:sz w:val="22"/>
                                  </w:rPr>
                                  <w:t xml:space="preserve"> </w:t>
                                </w:r>
                                <w:proofErr w:type="spellStart"/>
                                <w:r w:rsidRPr="00B51481">
                                  <w:rPr>
                                    <w:rFonts w:ascii="Calibri Light" w:hAnsi="Calibri Light" w:cs="Calibri Light"/>
                                    <w:color w:val="7F7F7F" w:themeColor="text1" w:themeTint="80"/>
                                    <w:sz w:val="22"/>
                                  </w:rPr>
                                  <w:t>Vihar</w:t>
                                </w:r>
                                <w:proofErr w:type="spellEnd"/>
                                <w:r w:rsidRPr="00B51481">
                                  <w:rPr>
                                    <w:rFonts w:ascii="Calibri Light" w:hAnsi="Calibri Light" w:cs="Calibri Light"/>
                                    <w:color w:val="7F7F7F" w:themeColor="text1" w:themeTint="80"/>
                                    <w:sz w:val="22"/>
                                  </w:rPr>
                                  <w:t xml:space="preserve"> Phase V, </w:t>
                                </w:r>
                                <w:proofErr w:type="spellStart"/>
                                <w:r w:rsidRPr="00B51481">
                                  <w:rPr>
                                    <w:rFonts w:ascii="Calibri Light" w:hAnsi="Calibri Light" w:cs="Calibri Light"/>
                                    <w:color w:val="7F7F7F" w:themeColor="text1" w:themeTint="80"/>
                                    <w:sz w:val="22"/>
                                  </w:rPr>
                                  <w:t>Gurugram</w:t>
                                </w:r>
                                <w:proofErr w:type="spellEnd"/>
                                <w:r w:rsidRPr="00B51481">
                                  <w:rPr>
                                    <w:rFonts w:ascii="Calibri Light" w:hAnsi="Calibri Light" w:cs="Calibri Light"/>
                                    <w:color w:val="7F7F7F" w:themeColor="text1" w:themeTint="80"/>
                                    <w:sz w:val="22"/>
                                  </w:rPr>
                                  <w:t>,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005E2F0D" w14:textId="77777777" w:rsidR="000B3000" w:rsidRPr="00AC2A8F" w:rsidRDefault="000B3000" w:rsidP="002206ED">
                                <w:pPr>
                                  <w:rPr>
                                    <w:color w:val="7F7F7F" w:themeColor="text1" w:themeTint="80"/>
                                    <w:sz w:val="16"/>
                                  </w:rPr>
                                </w:pPr>
                              </w:p>
                              <w:p w14:paraId="383FC543" w14:textId="77777777" w:rsidR="000B3000" w:rsidRPr="00AC2A8F" w:rsidRDefault="000B3000" w:rsidP="002206ED">
                                <w:pPr>
                                  <w:rPr>
                                    <w:color w:val="7F7F7F" w:themeColor="text1" w:themeTint="80"/>
                                    <w:sz w:val="16"/>
                                  </w:rPr>
                                </w:pPr>
                              </w:p>
                              <w:p w14:paraId="017F7662" w14:textId="77777777" w:rsidR="000B3000" w:rsidRPr="00AC2A8F" w:rsidRDefault="000B3000" w:rsidP="002206ED">
                                <w:pPr>
                                  <w:rPr>
                                    <w:color w:val="7F7F7F" w:themeColor="text1" w:themeTint="80"/>
                                    <w:sz w:val="16"/>
                                  </w:rPr>
                                </w:pPr>
                              </w:p>
                              <w:p w14:paraId="11ED43B4" w14:textId="77777777" w:rsidR="000B3000" w:rsidRPr="00AC2A8F" w:rsidRDefault="000B3000" w:rsidP="002206ED">
                                <w:pPr>
                                  <w:rPr>
                                    <w:color w:val="7F7F7F" w:themeColor="text1" w:themeTint="80"/>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4C907C" id="Text Box 74" o:spid="_x0000_s1033" type="#_x0000_t202" style="position:absolute;margin-left:23.3pt;margin-top:491pt;width:532.8pt;height:26pt;z-index:25286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" filled="f" stroked="f" strokeweight=".5pt">
                    <v:textbox>
                      <w:txbxContent>
                        <w:p w14:paraId="563668C5" w14:textId="77777777" w:rsidR="000B3000" w:rsidRPr="00B51481" w:rsidRDefault="000B3000" w:rsidP="002206ED">
                          <w:pPr>
                            <w:rPr>
                              <w:rFonts w:ascii="Calibri Light" w:hAnsi="Calibri Light" w:cs="Calibri Light"/>
                              <w:color w:val="7F7F7F" w:themeColor="text1" w:themeTint="80"/>
                              <w:sz w:val="22"/>
                            </w:rPr>
                          </w:pPr>
                          <w:r w:rsidRPr="00B51481">
                            <w:rPr>
                              <w:rFonts w:ascii="Calibri Light" w:hAnsi="Calibri Light" w:cs="Calibri Light"/>
                              <w:color w:val="7F7F7F" w:themeColor="text1" w:themeTint="80"/>
                            </w:rPr>
                            <w:t>BAR CODE INDIA</w:t>
                          </w:r>
                          <w:r w:rsidRPr="00B51481">
                            <w:rPr>
                              <w:rFonts w:ascii="Calibri Light" w:hAnsi="Calibri Light" w:cs="Calibri Light"/>
                              <w:color w:val="7F7F7F" w:themeColor="text1" w:themeTint="80"/>
                              <w:sz w:val="22"/>
                            </w:rPr>
                            <w:t xml:space="preserve">, 691 </w:t>
                          </w:r>
                          <w:proofErr w:type="spellStart"/>
                          <w:r w:rsidRPr="00B51481">
                            <w:rPr>
                              <w:rFonts w:ascii="Calibri Light" w:hAnsi="Calibri Light" w:cs="Calibri Light"/>
                              <w:color w:val="7F7F7F" w:themeColor="text1" w:themeTint="80"/>
                              <w:sz w:val="22"/>
                            </w:rPr>
                            <w:t>Udyog</w:t>
                          </w:r>
                          <w:proofErr w:type="spellEnd"/>
                          <w:r w:rsidRPr="00B51481">
                            <w:rPr>
                              <w:rFonts w:ascii="Calibri Light" w:hAnsi="Calibri Light" w:cs="Calibri Light"/>
                              <w:color w:val="7F7F7F" w:themeColor="text1" w:themeTint="80"/>
                              <w:sz w:val="22"/>
                            </w:rPr>
                            <w:t xml:space="preserve"> </w:t>
                          </w:r>
                          <w:proofErr w:type="spellStart"/>
                          <w:r w:rsidRPr="00B51481">
                            <w:rPr>
                              <w:rFonts w:ascii="Calibri Light" w:hAnsi="Calibri Light" w:cs="Calibri Light"/>
                              <w:color w:val="7F7F7F" w:themeColor="text1" w:themeTint="80"/>
                              <w:sz w:val="22"/>
                            </w:rPr>
                            <w:t>Vihar</w:t>
                          </w:r>
                          <w:proofErr w:type="spellEnd"/>
                          <w:r w:rsidRPr="00B51481">
                            <w:rPr>
                              <w:rFonts w:ascii="Calibri Light" w:hAnsi="Calibri Light" w:cs="Calibri Light"/>
                              <w:color w:val="7F7F7F" w:themeColor="text1" w:themeTint="80"/>
                              <w:sz w:val="22"/>
                            </w:rPr>
                            <w:t xml:space="preserve"> Phase V, </w:t>
                          </w:r>
                          <w:proofErr w:type="spellStart"/>
                          <w:r w:rsidRPr="00B51481">
                            <w:rPr>
                              <w:rFonts w:ascii="Calibri Light" w:hAnsi="Calibri Light" w:cs="Calibri Light"/>
                              <w:color w:val="7F7F7F" w:themeColor="text1" w:themeTint="80"/>
                              <w:sz w:val="22"/>
                            </w:rPr>
                            <w:t>Gurugram</w:t>
                          </w:r>
                          <w:proofErr w:type="spellEnd"/>
                          <w:r w:rsidRPr="00B51481">
                            <w:rPr>
                              <w:rFonts w:ascii="Calibri Light" w:hAnsi="Calibri Light" w:cs="Calibri Light"/>
                              <w:color w:val="7F7F7F" w:themeColor="text1" w:themeTint="80"/>
                              <w:sz w:val="22"/>
                            </w:rPr>
                            <w:t>,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sz w:val="22"/>
                            </w:rPr>
                            <w:t>0124 4337555</w:t>
                          </w:r>
                        </w:p>
                        <w:p w14:paraId="005E2F0D" w14:textId="77777777" w:rsidR="000B3000" w:rsidRPr="00AC2A8F" w:rsidRDefault="000B3000" w:rsidP="002206ED">
                          <w:pPr>
                            <w:rPr>
                              <w:color w:val="7F7F7F" w:themeColor="text1" w:themeTint="80"/>
                              <w:sz w:val="16"/>
                            </w:rPr>
                          </w:pPr>
                        </w:p>
                        <w:p w14:paraId="383FC543" w14:textId="77777777" w:rsidR="000B3000" w:rsidRPr="00AC2A8F" w:rsidRDefault="000B3000" w:rsidP="002206ED">
                          <w:pPr>
                            <w:rPr>
                              <w:color w:val="7F7F7F" w:themeColor="text1" w:themeTint="80"/>
                              <w:sz w:val="16"/>
                            </w:rPr>
                          </w:pPr>
                        </w:p>
                        <w:p w14:paraId="017F7662" w14:textId="77777777" w:rsidR="000B3000" w:rsidRPr="00AC2A8F" w:rsidRDefault="000B3000" w:rsidP="002206ED">
                          <w:pPr>
                            <w:rPr>
                              <w:color w:val="7F7F7F" w:themeColor="text1" w:themeTint="80"/>
                              <w:sz w:val="16"/>
                            </w:rPr>
                          </w:pPr>
                        </w:p>
                        <w:p w14:paraId="11ED43B4" w14:textId="77777777" w:rsidR="000B3000" w:rsidRPr="00AC2A8F" w:rsidRDefault="000B3000" w:rsidP="002206ED">
                          <w:pPr>
                            <w:rPr>
                              <w:color w:val="7F7F7F" w:themeColor="text1" w:themeTint="80"/>
                              <w:sz w:val="16"/>
                            </w:rPr>
                          </w:pPr>
                        </w:p>
                      </w:txbxContent>
                    </v:textbox>
                  </v:shape>
                </w:pict>
              </mc:Fallback>
            </mc:AlternateContent>
          </w:r>
          <w:r w:rsidR="002206ED" w:rsidRPr="00E77B5D">
            <w:rPr>
              <w:noProof/>
            </w:rPr>
            <mc:AlternateContent>
              <mc:Choice Requires="wps">
                <w:drawing>
                  <wp:anchor distT="0" distB="0" distL="114300" distR="114300" simplePos="0" relativeHeight="252859392" behindDoc="0" locked="0" layoutInCell="1" allowOverlap="1" wp14:anchorId="0F107375" wp14:editId="121183A5">
                    <wp:simplePos x="0" y="0"/>
                    <wp:positionH relativeFrom="page">
                      <wp:posOffset>0</wp:posOffset>
                    </wp:positionH>
                    <wp:positionV relativeFrom="paragraph">
                      <wp:posOffset>6128072</wp:posOffset>
                    </wp:positionV>
                    <wp:extent cx="7910195" cy="97790"/>
                    <wp:effectExtent l="0" t="0" r="0" b="0"/>
                    <wp:wrapNone/>
                    <wp:docPr id="73" name="Rectangle 73"/>
                    <wp:cNvGraphicFramePr/>
                    <a:graphic xmlns:a="http://schemas.openxmlformats.org/drawingml/2006/main">
                      <a:graphicData uri="http://schemas.microsoft.com/office/word/2010/wordprocessingShape">
                        <wps:wsp>
                          <wps:cNvSpPr/>
                          <wps:spPr>
                            <a:xfrm>
                              <a:off x="0" y="0"/>
                              <a:ext cx="7910195" cy="97790"/>
                            </a:xfrm>
                            <a:prstGeom prst="rect">
                              <a:avLst/>
                            </a:prstGeom>
                            <a:solidFill>
                              <a:schemeClr val="accent2">
                                <a:lumMod val="75000"/>
                              </a:scheme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55B39F" id="Rectangle 73" o:spid="_x0000_s1026" style="position:absolute;margin-left:0;margin-top:482.55pt;width:622.85pt;height:7.7pt;z-index:2528593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" fillcolor="#c45911 [2405]" stroked="f" strokeweight="2pt">
                    <w10:wrap anchorx="page"/>
                  </v:rect>
                </w:pict>
              </mc:Fallback>
            </mc:AlternateContent>
          </w:r>
          <w:r w:rsidR="002206ED">
            <w:br w:type="page"/>
          </w:r>
        </w:p>
      </w:sdtContent>
    </w:sdt>
    <w:p w14:paraId="5497C302" w14:textId="77777777" w:rsidR="001942BC" w:rsidRDefault="001942BC">
      <w:pPr>
        <w:sectPr w:rsidR="001942BC" w:rsidSect="002206ED">
          <w:headerReference w:type="default" r:id="rId11"/>
          <w:footerReference w:type="default" r:id="rId12"/>
          <w:pgSz w:w="12240" w:h="15840"/>
          <w:pgMar w:top="1440" w:right="1440" w:bottom="1440" w:left="1440" w:header="720" w:footer="720" w:gutter="0"/>
          <w:pgNumType w:start="0"/>
          <w:cols w:space="720"/>
          <w:titlePg/>
          <w:docGrid w:linePitch="360"/>
        </w:sectPr>
      </w:pPr>
    </w:p>
    <w:p w14:paraId="5D210F3F" w14:textId="77777777" w:rsidR="001942BC" w:rsidRDefault="001942BC" w:rsidP="001942BC">
      <w:pPr>
        <w:spacing w:line="360" w:lineRule="auto"/>
        <w:jc w:val="both"/>
      </w:pPr>
    </w:p>
    <w:p w14:paraId="5852D6D3" w14:textId="77777777" w:rsidR="001942BC" w:rsidRDefault="001942BC" w:rsidP="001942BC">
      <w:pPr>
        <w:spacing w:line="276" w:lineRule="auto"/>
      </w:pPr>
    </w:p>
    <w:p w14:paraId="7D084EEA" w14:textId="77777777" w:rsidR="001942BC" w:rsidRDefault="001942BC" w:rsidP="001942BC">
      <w:pPr>
        <w:spacing w:line="276" w:lineRule="auto"/>
      </w:pPr>
    </w:p>
    <w:p w14:paraId="42C86749" w14:textId="77777777" w:rsidR="001942BC" w:rsidRDefault="001942BC" w:rsidP="001942BC">
      <w:pPr>
        <w:spacing w:line="276" w:lineRule="auto"/>
      </w:pPr>
    </w:p>
    <w:tbl>
      <w:tblPr>
        <w:tblpPr w:leftFromText="180" w:rightFromText="180" w:vertAnchor="text" w:horzAnchor="margin" w:tblpY="1012"/>
        <w:tblW w:w="0" w:type="auto"/>
        <w:tblLook w:val="04A0" w:firstRow="1" w:lastRow="0" w:firstColumn="1" w:lastColumn="0" w:noHBand="0" w:noVBand="1"/>
      </w:tblPr>
      <w:tblGrid>
        <w:gridCol w:w="1075"/>
        <w:gridCol w:w="1440"/>
        <w:gridCol w:w="1350"/>
        <w:gridCol w:w="1620"/>
        <w:gridCol w:w="3865"/>
      </w:tblGrid>
      <w:tr w:rsidR="00AE5D9B" w:rsidRPr="00DB5CEB" w14:paraId="2763BCAD" w14:textId="77777777" w:rsidTr="002206ED">
        <w:trPr>
          <w:trHeight w:val="530"/>
        </w:trPr>
        <w:tc>
          <w:tcPr>
            <w:tcW w:w="107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1D2F342A" w14:textId="77777777" w:rsidR="00AE5D9B" w:rsidRPr="00DB5CEB" w:rsidRDefault="00AE5D9B" w:rsidP="00670401">
            <w:pPr>
              <w:jc w:val="center"/>
              <w:rPr>
                <w:color w:val="FFFFFF" w:themeColor="background1"/>
              </w:rPr>
            </w:pPr>
            <w:r>
              <w:rPr>
                <w:color w:val="FFFFFF" w:themeColor="background1"/>
              </w:rPr>
              <w:t>REVISION NO.</w:t>
            </w:r>
          </w:p>
        </w:tc>
        <w:tc>
          <w:tcPr>
            <w:tcW w:w="144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36F0DE2A" w14:textId="77777777" w:rsidR="00AE5D9B" w:rsidRPr="00DB5CEB" w:rsidRDefault="00AE5D9B" w:rsidP="00670401">
            <w:pPr>
              <w:jc w:val="center"/>
              <w:rPr>
                <w:color w:val="FFFFFF" w:themeColor="background1"/>
              </w:rPr>
            </w:pPr>
            <w:r>
              <w:rPr>
                <w:color w:val="FFFFFF" w:themeColor="background1"/>
              </w:rPr>
              <w:t>DATE</w:t>
            </w:r>
          </w:p>
        </w:tc>
        <w:tc>
          <w:tcPr>
            <w:tcW w:w="135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5187BFDB" w14:textId="77777777" w:rsidR="00AE5D9B" w:rsidRPr="00DB5CEB" w:rsidRDefault="00AE5D9B" w:rsidP="00670401">
            <w:pPr>
              <w:jc w:val="center"/>
              <w:rPr>
                <w:color w:val="FFFFFF" w:themeColor="background1"/>
              </w:rPr>
            </w:pPr>
            <w:r>
              <w:rPr>
                <w:color w:val="FFFFFF" w:themeColor="background1"/>
              </w:rPr>
              <w:t>PREPARED BY</w:t>
            </w:r>
          </w:p>
        </w:tc>
        <w:tc>
          <w:tcPr>
            <w:tcW w:w="1620"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5FD82327" w14:textId="2186DCF5" w:rsidR="00AE5D9B" w:rsidRPr="00DB5CEB" w:rsidRDefault="00AE5D9B" w:rsidP="00670401">
            <w:pPr>
              <w:jc w:val="center"/>
              <w:rPr>
                <w:color w:val="FFFFFF" w:themeColor="background1"/>
              </w:rPr>
            </w:pPr>
            <w:r>
              <w:rPr>
                <w:color w:val="FFFFFF" w:themeColor="background1"/>
              </w:rPr>
              <w:t>REVIEWED BY</w:t>
            </w:r>
          </w:p>
        </w:tc>
        <w:tc>
          <w:tcPr>
            <w:tcW w:w="386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center"/>
          </w:tcPr>
          <w:p w14:paraId="01C96CE8" w14:textId="77777777" w:rsidR="00AE5D9B" w:rsidRPr="00DB5CEB" w:rsidRDefault="00AE5D9B" w:rsidP="00670401">
            <w:pPr>
              <w:jc w:val="center"/>
              <w:rPr>
                <w:color w:val="FFFFFF" w:themeColor="background1"/>
              </w:rPr>
            </w:pPr>
            <w:r>
              <w:rPr>
                <w:color w:val="FFFFFF" w:themeColor="background1"/>
              </w:rPr>
              <w:t>COMMENT</w:t>
            </w:r>
          </w:p>
        </w:tc>
      </w:tr>
      <w:tr w:rsidR="00AE5D9B" w14:paraId="03826873" w14:textId="77777777" w:rsidTr="00670401">
        <w:trPr>
          <w:trHeight w:val="964"/>
        </w:trPr>
        <w:tc>
          <w:tcPr>
            <w:tcW w:w="1075" w:type="dxa"/>
            <w:tcBorders>
              <w:top w:val="single" w:sz="4" w:space="0" w:color="000000"/>
              <w:left w:val="single" w:sz="4" w:space="0" w:color="000000"/>
              <w:bottom w:val="single" w:sz="4" w:space="0" w:color="000000"/>
              <w:right w:val="single" w:sz="4" w:space="0" w:color="000000"/>
            </w:tcBorders>
            <w:vAlign w:val="center"/>
          </w:tcPr>
          <w:p w14:paraId="3849FBC3" w14:textId="77777777" w:rsidR="00AE5D9B" w:rsidRDefault="00AE5D9B" w:rsidP="00670401">
            <w:pPr>
              <w:jc w:val="center"/>
            </w:pPr>
            <w:r>
              <w:t>1.0</w:t>
            </w:r>
          </w:p>
        </w:tc>
        <w:tc>
          <w:tcPr>
            <w:tcW w:w="1440" w:type="dxa"/>
            <w:tcBorders>
              <w:top w:val="single" w:sz="4" w:space="0" w:color="000000"/>
              <w:left w:val="single" w:sz="4" w:space="0" w:color="000000"/>
              <w:bottom w:val="single" w:sz="4" w:space="0" w:color="000000"/>
              <w:right w:val="single" w:sz="4" w:space="0" w:color="000000"/>
            </w:tcBorders>
            <w:vAlign w:val="center"/>
          </w:tcPr>
          <w:p w14:paraId="094C3A31" w14:textId="5AB10A7B" w:rsidR="00AE5D9B" w:rsidRDefault="003F1587" w:rsidP="00670401">
            <w:pPr>
              <w:jc w:val="center"/>
            </w:pPr>
            <w:r>
              <w:t>04-10</w:t>
            </w:r>
            <w:r w:rsidR="00684D7C">
              <w:t>-20</w:t>
            </w:r>
            <w:r w:rsidR="00F9787F">
              <w:t>22</w:t>
            </w:r>
          </w:p>
        </w:tc>
        <w:tc>
          <w:tcPr>
            <w:tcW w:w="1350" w:type="dxa"/>
            <w:tcBorders>
              <w:top w:val="single" w:sz="4" w:space="0" w:color="000000"/>
              <w:left w:val="single" w:sz="4" w:space="0" w:color="000000"/>
              <w:bottom w:val="single" w:sz="4" w:space="0" w:color="000000"/>
              <w:right w:val="single" w:sz="4" w:space="0" w:color="000000"/>
            </w:tcBorders>
            <w:vAlign w:val="center"/>
          </w:tcPr>
          <w:p w14:paraId="4282376D" w14:textId="2FBEEA37" w:rsidR="00E52217" w:rsidRDefault="00F9787F" w:rsidP="0022408D">
            <w:pPr>
              <w:jc w:val="center"/>
            </w:pPr>
            <w:proofErr w:type="spellStart"/>
            <w:r>
              <w:t>Omkar</w:t>
            </w:r>
            <w:proofErr w:type="spellEnd"/>
            <w:r>
              <w:t xml:space="preserve"> </w:t>
            </w:r>
            <w:proofErr w:type="spellStart"/>
            <w:r>
              <w:t>Gaonkar</w:t>
            </w:r>
            <w:proofErr w:type="spellEnd"/>
          </w:p>
        </w:tc>
        <w:tc>
          <w:tcPr>
            <w:tcW w:w="1620" w:type="dxa"/>
            <w:tcBorders>
              <w:top w:val="single" w:sz="4" w:space="0" w:color="000000"/>
              <w:left w:val="single" w:sz="4" w:space="0" w:color="000000"/>
              <w:bottom w:val="single" w:sz="4" w:space="0" w:color="000000"/>
              <w:right w:val="single" w:sz="4" w:space="0" w:color="000000"/>
            </w:tcBorders>
            <w:vAlign w:val="center"/>
          </w:tcPr>
          <w:p w14:paraId="18951FBA" w14:textId="43F8F3DC" w:rsidR="00AE5D9B" w:rsidRDefault="006569D9" w:rsidP="00670401">
            <w:pPr>
              <w:jc w:val="center"/>
            </w:pPr>
            <w:proofErr w:type="spellStart"/>
            <w:r>
              <w:t>Ashutosh</w:t>
            </w:r>
            <w:proofErr w:type="spellEnd"/>
            <w:r>
              <w:t xml:space="preserve"> </w:t>
            </w:r>
            <w:proofErr w:type="spellStart"/>
            <w:r>
              <w:t>Kroria</w:t>
            </w:r>
            <w:proofErr w:type="spellEnd"/>
          </w:p>
        </w:tc>
        <w:tc>
          <w:tcPr>
            <w:tcW w:w="3865" w:type="dxa"/>
            <w:tcBorders>
              <w:top w:val="single" w:sz="4" w:space="0" w:color="000000"/>
              <w:left w:val="single" w:sz="4" w:space="0" w:color="000000"/>
              <w:bottom w:val="single" w:sz="4" w:space="0" w:color="000000"/>
              <w:right w:val="single" w:sz="4" w:space="0" w:color="000000"/>
            </w:tcBorders>
            <w:vAlign w:val="center"/>
          </w:tcPr>
          <w:p w14:paraId="2BEECEDB" w14:textId="1F56612D" w:rsidR="00AE5D9B" w:rsidRDefault="000E0386" w:rsidP="003F1587">
            <w:r>
              <w:t>SRS Document for</w:t>
            </w:r>
            <w:r w:rsidR="006569D9">
              <w:t xml:space="preserve"> </w:t>
            </w:r>
            <w:r w:rsidR="00F9787F">
              <w:t xml:space="preserve">Segment </w:t>
            </w:r>
            <w:r w:rsidR="003F1587">
              <w:t>Tracking</w:t>
            </w:r>
            <w:r w:rsidR="00F9787F">
              <w:t xml:space="preserve"> System </w:t>
            </w:r>
          </w:p>
        </w:tc>
      </w:tr>
      <w:tr w:rsidR="007F72E9" w14:paraId="39B159CA" w14:textId="77777777" w:rsidTr="00670401">
        <w:trPr>
          <w:trHeight w:val="964"/>
        </w:trPr>
        <w:tc>
          <w:tcPr>
            <w:tcW w:w="1075" w:type="dxa"/>
            <w:tcBorders>
              <w:top w:val="single" w:sz="4" w:space="0" w:color="000000"/>
              <w:left w:val="single" w:sz="4" w:space="0" w:color="000000"/>
              <w:bottom w:val="single" w:sz="4" w:space="0" w:color="000000"/>
              <w:right w:val="single" w:sz="4" w:space="0" w:color="000000"/>
            </w:tcBorders>
            <w:vAlign w:val="center"/>
          </w:tcPr>
          <w:p w14:paraId="4D9AC96E" w14:textId="63CE617D" w:rsidR="007F72E9" w:rsidRDefault="007F72E9" w:rsidP="007F72E9">
            <w:pPr>
              <w:jc w:val="center"/>
            </w:pPr>
            <w:r>
              <w:t>1.1</w:t>
            </w:r>
          </w:p>
        </w:tc>
        <w:tc>
          <w:tcPr>
            <w:tcW w:w="1440" w:type="dxa"/>
            <w:tcBorders>
              <w:top w:val="single" w:sz="4" w:space="0" w:color="000000"/>
              <w:left w:val="single" w:sz="4" w:space="0" w:color="000000"/>
              <w:bottom w:val="single" w:sz="4" w:space="0" w:color="000000"/>
              <w:right w:val="single" w:sz="4" w:space="0" w:color="000000"/>
            </w:tcBorders>
            <w:vAlign w:val="center"/>
          </w:tcPr>
          <w:p w14:paraId="462E5FAC" w14:textId="7F7EE0B5" w:rsidR="007F72E9" w:rsidRDefault="007F72E9" w:rsidP="007F72E9">
            <w:pPr>
              <w:jc w:val="center"/>
            </w:pPr>
            <w:r>
              <w:t>03-11-2022</w:t>
            </w:r>
          </w:p>
        </w:tc>
        <w:tc>
          <w:tcPr>
            <w:tcW w:w="1350" w:type="dxa"/>
            <w:tcBorders>
              <w:top w:val="single" w:sz="4" w:space="0" w:color="000000"/>
              <w:left w:val="single" w:sz="4" w:space="0" w:color="000000"/>
              <w:bottom w:val="single" w:sz="4" w:space="0" w:color="000000"/>
              <w:right w:val="single" w:sz="4" w:space="0" w:color="000000"/>
            </w:tcBorders>
            <w:vAlign w:val="center"/>
          </w:tcPr>
          <w:p w14:paraId="7C1913BC" w14:textId="0865D29B" w:rsidR="007F72E9" w:rsidRDefault="007F72E9" w:rsidP="007F72E9">
            <w:pPr>
              <w:jc w:val="center"/>
            </w:pPr>
            <w:proofErr w:type="spellStart"/>
            <w:r>
              <w:t>Omkar</w:t>
            </w:r>
            <w:proofErr w:type="spellEnd"/>
            <w:r>
              <w:t xml:space="preserve"> </w:t>
            </w:r>
            <w:proofErr w:type="spellStart"/>
            <w:r>
              <w:t>Gaonkar</w:t>
            </w:r>
            <w:proofErr w:type="spellEnd"/>
          </w:p>
        </w:tc>
        <w:tc>
          <w:tcPr>
            <w:tcW w:w="1620" w:type="dxa"/>
            <w:tcBorders>
              <w:top w:val="single" w:sz="4" w:space="0" w:color="000000"/>
              <w:left w:val="single" w:sz="4" w:space="0" w:color="000000"/>
              <w:bottom w:val="single" w:sz="4" w:space="0" w:color="000000"/>
              <w:right w:val="single" w:sz="4" w:space="0" w:color="000000"/>
            </w:tcBorders>
            <w:vAlign w:val="center"/>
          </w:tcPr>
          <w:p w14:paraId="691713B9" w14:textId="454D4712" w:rsidR="007F72E9" w:rsidRDefault="007F72E9" w:rsidP="007F72E9">
            <w:pPr>
              <w:jc w:val="center"/>
            </w:pPr>
            <w:proofErr w:type="spellStart"/>
            <w:r>
              <w:t>Ashutosh</w:t>
            </w:r>
            <w:proofErr w:type="spellEnd"/>
            <w:r>
              <w:t xml:space="preserve"> </w:t>
            </w:r>
            <w:proofErr w:type="spellStart"/>
            <w:r>
              <w:t>Kroria</w:t>
            </w:r>
            <w:proofErr w:type="spellEnd"/>
          </w:p>
        </w:tc>
        <w:tc>
          <w:tcPr>
            <w:tcW w:w="3865" w:type="dxa"/>
            <w:tcBorders>
              <w:top w:val="single" w:sz="4" w:space="0" w:color="000000"/>
              <w:left w:val="single" w:sz="4" w:space="0" w:color="000000"/>
              <w:bottom w:val="single" w:sz="4" w:space="0" w:color="000000"/>
              <w:right w:val="single" w:sz="4" w:space="0" w:color="000000"/>
            </w:tcBorders>
            <w:vAlign w:val="center"/>
          </w:tcPr>
          <w:p w14:paraId="355C86EF" w14:textId="439C5812" w:rsidR="007F72E9" w:rsidRDefault="007F72E9" w:rsidP="007F72E9">
            <w:r>
              <w:t>Changes in the Process</w:t>
            </w:r>
          </w:p>
        </w:tc>
      </w:tr>
      <w:tr w:rsidR="00EC417F" w14:paraId="25E5C10E" w14:textId="77777777" w:rsidTr="00670401">
        <w:trPr>
          <w:trHeight w:val="964"/>
          <w:ins w:id="8" w:author="BCIL" w:date="2022-11-17T13:04:00Z"/>
        </w:trPr>
        <w:tc>
          <w:tcPr>
            <w:tcW w:w="1075" w:type="dxa"/>
            <w:tcBorders>
              <w:top w:val="single" w:sz="4" w:space="0" w:color="000000"/>
              <w:left w:val="single" w:sz="4" w:space="0" w:color="000000"/>
              <w:bottom w:val="single" w:sz="4" w:space="0" w:color="000000"/>
              <w:right w:val="single" w:sz="4" w:space="0" w:color="000000"/>
            </w:tcBorders>
            <w:vAlign w:val="center"/>
          </w:tcPr>
          <w:p w14:paraId="7B987460" w14:textId="7A2C06A1" w:rsidR="00EC417F" w:rsidRDefault="00EC417F" w:rsidP="00EC417F">
            <w:pPr>
              <w:jc w:val="center"/>
              <w:rPr>
                <w:ins w:id="9" w:author="BCIL" w:date="2022-11-17T13:04:00Z"/>
              </w:rPr>
            </w:pPr>
            <w:ins w:id="10" w:author="BCIL" w:date="2022-11-17T13:04:00Z">
              <w:r>
                <w:t>1.2</w:t>
              </w:r>
            </w:ins>
          </w:p>
        </w:tc>
        <w:tc>
          <w:tcPr>
            <w:tcW w:w="1440" w:type="dxa"/>
            <w:tcBorders>
              <w:top w:val="single" w:sz="4" w:space="0" w:color="000000"/>
              <w:left w:val="single" w:sz="4" w:space="0" w:color="000000"/>
              <w:bottom w:val="single" w:sz="4" w:space="0" w:color="000000"/>
              <w:right w:val="single" w:sz="4" w:space="0" w:color="000000"/>
            </w:tcBorders>
            <w:vAlign w:val="center"/>
          </w:tcPr>
          <w:p w14:paraId="22B59398" w14:textId="060758CF" w:rsidR="00EC417F" w:rsidRDefault="00EC417F" w:rsidP="00EC417F">
            <w:pPr>
              <w:jc w:val="center"/>
              <w:rPr>
                <w:ins w:id="11" w:author="BCIL" w:date="2022-11-17T13:04:00Z"/>
              </w:rPr>
            </w:pPr>
            <w:ins w:id="12" w:author="BCIL" w:date="2022-11-17T13:04:00Z">
              <w:r>
                <w:t>17-11-2022</w:t>
              </w:r>
            </w:ins>
          </w:p>
        </w:tc>
        <w:tc>
          <w:tcPr>
            <w:tcW w:w="1350" w:type="dxa"/>
            <w:tcBorders>
              <w:top w:val="single" w:sz="4" w:space="0" w:color="000000"/>
              <w:left w:val="single" w:sz="4" w:space="0" w:color="000000"/>
              <w:bottom w:val="single" w:sz="4" w:space="0" w:color="000000"/>
              <w:right w:val="single" w:sz="4" w:space="0" w:color="000000"/>
            </w:tcBorders>
            <w:vAlign w:val="center"/>
          </w:tcPr>
          <w:p w14:paraId="2AEBE67E" w14:textId="3BF34CA9" w:rsidR="00EC417F" w:rsidRDefault="00EC417F" w:rsidP="00EC417F">
            <w:pPr>
              <w:jc w:val="center"/>
              <w:rPr>
                <w:ins w:id="13" w:author="BCIL" w:date="2022-11-17T13:04:00Z"/>
              </w:rPr>
            </w:pPr>
            <w:proofErr w:type="spellStart"/>
            <w:ins w:id="14" w:author="BCIL" w:date="2022-11-17T13:04:00Z">
              <w:r>
                <w:t>Omkar</w:t>
              </w:r>
              <w:proofErr w:type="spellEnd"/>
              <w:r>
                <w:t xml:space="preserve"> </w:t>
              </w:r>
              <w:proofErr w:type="spellStart"/>
              <w:r>
                <w:t>Gaonkar</w:t>
              </w:r>
              <w:proofErr w:type="spellEnd"/>
            </w:ins>
          </w:p>
        </w:tc>
        <w:tc>
          <w:tcPr>
            <w:tcW w:w="1620" w:type="dxa"/>
            <w:tcBorders>
              <w:top w:val="single" w:sz="4" w:space="0" w:color="000000"/>
              <w:left w:val="single" w:sz="4" w:space="0" w:color="000000"/>
              <w:bottom w:val="single" w:sz="4" w:space="0" w:color="000000"/>
              <w:right w:val="single" w:sz="4" w:space="0" w:color="000000"/>
            </w:tcBorders>
            <w:vAlign w:val="center"/>
          </w:tcPr>
          <w:p w14:paraId="36F6330F" w14:textId="7FD0BD9E" w:rsidR="00EC417F" w:rsidRDefault="00EC417F" w:rsidP="00EC417F">
            <w:pPr>
              <w:jc w:val="center"/>
              <w:rPr>
                <w:ins w:id="15" w:author="BCIL" w:date="2022-11-17T13:04:00Z"/>
              </w:rPr>
            </w:pPr>
            <w:proofErr w:type="spellStart"/>
            <w:ins w:id="16" w:author="BCIL" w:date="2022-11-17T13:04:00Z">
              <w:r>
                <w:t>Ashutosh</w:t>
              </w:r>
              <w:proofErr w:type="spellEnd"/>
              <w:r>
                <w:t xml:space="preserve"> </w:t>
              </w:r>
              <w:proofErr w:type="spellStart"/>
              <w:r>
                <w:t>Kroria</w:t>
              </w:r>
              <w:proofErr w:type="spellEnd"/>
            </w:ins>
          </w:p>
        </w:tc>
        <w:tc>
          <w:tcPr>
            <w:tcW w:w="3865" w:type="dxa"/>
            <w:tcBorders>
              <w:top w:val="single" w:sz="4" w:space="0" w:color="000000"/>
              <w:left w:val="single" w:sz="4" w:space="0" w:color="000000"/>
              <w:bottom w:val="single" w:sz="4" w:space="0" w:color="000000"/>
              <w:right w:val="single" w:sz="4" w:space="0" w:color="000000"/>
            </w:tcBorders>
            <w:vAlign w:val="center"/>
          </w:tcPr>
          <w:p w14:paraId="1E11A4A3" w14:textId="7BE9DFFA" w:rsidR="00EC417F" w:rsidRDefault="00EC417F" w:rsidP="00EC417F">
            <w:pPr>
              <w:rPr>
                <w:ins w:id="17" w:author="BCIL" w:date="2022-11-17T13:04:00Z"/>
              </w:rPr>
            </w:pPr>
            <w:ins w:id="18" w:author="BCIL" w:date="2022-11-17T13:05:00Z">
              <w:r>
                <w:t>Changes in the Segment Casting, Moist Curing Area, Yard, Dispatch Plan and loading</w:t>
              </w:r>
            </w:ins>
            <w:ins w:id="19" w:author="BCIL" w:date="2022-11-17T13:06:00Z">
              <w:r>
                <w:t xml:space="preserve"> and Site Installation</w:t>
              </w:r>
            </w:ins>
            <w:ins w:id="20" w:author="BCIL" w:date="2022-11-17T13:10:00Z">
              <w:r w:rsidR="00CD3B7C">
                <w:t>.</w:t>
              </w:r>
            </w:ins>
          </w:p>
        </w:tc>
      </w:tr>
    </w:tbl>
    <w:p w14:paraId="3CEDC2CB" w14:textId="1F27DCE2" w:rsidR="007B72A1" w:rsidRPr="00277A87" w:rsidRDefault="00DB5CEB" w:rsidP="00684D7C">
      <w:pPr>
        <w:pStyle w:val="Subtitle"/>
        <w:jc w:val="center"/>
        <w:rPr>
          <w:sz w:val="22"/>
          <w:szCs w:val="24"/>
        </w:rPr>
      </w:pPr>
      <w:r w:rsidRPr="00277A87">
        <w:rPr>
          <w:sz w:val="36"/>
          <w:szCs w:val="24"/>
        </w:rPr>
        <w:t>R</w:t>
      </w:r>
      <w:r w:rsidRPr="00277A87">
        <w:rPr>
          <w:sz w:val="22"/>
          <w:szCs w:val="24"/>
        </w:rPr>
        <w:t>EVISION</w:t>
      </w:r>
      <w:r w:rsidRPr="00277A87">
        <w:rPr>
          <w:sz w:val="36"/>
          <w:szCs w:val="24"/>
        </w:rPr>
        <w:t xml:space="preserve"> H</w:t>
      </w:r>
      <w:r w:rsidRPr="00277A87">
        <w:rPr>
          <w:sz w:val="22"/>
          <w:szCs w:val="24"/>
        </w:rPr>
        <w:t>ISTORY</w:t>
      </w:r>
    </w:p>
    <w:p w14:paraId="0856B65F" w14:textId="77777777" w:rsidR="00DB5CEB" w:rsidRDefault="00DB5CEB" w:rsidP="00DB5CEB"/>
    <w:p w14:paraId="2803E5AA" w14:textId="77777777" w:rsidR="005C49B1" w:rsidRDefault="005C49B1" w:rsidP="00DB5CEB">
      <w:pPr>
        <w:rPr>
          <w:ins w:id="21" w:author="BCIL" w:date="2022-11-17T13:11:00Z"/>
          <w:b/>
        </w:rPr>
      </w:pPr>
    </w:p>
    <w:p w14:paraId="06637768" w14:textId="77777777" w:rsidR="007660FD" w:rsidRDefault="007660FD" w:rsidP="00DB5CEB">
      <w:pPr>
        <w:rPr>
          <w:b/>
        </w:rPr>
      </w:pPr>
    </w:p>
    <w:p w14:paraId="43B2E980" w14:textId="564279F2" w:rsidR="00B47D46" w:rsidDel="00CD3B7C" w:rsidRDefault="00B47D46" w:rsidP="00DB5CEB">
      <w:pPr>
        <w:rPr>
          <w:del w:id="22" w:author="BCIL" w:date="2022-11-17T13:10:00Z"/>
          <w:b/>
        </w:rPr>
      </w:pPr>
    </w:p>
    <w:p w14:paraId="6C58F5B0" w14:textId="1452B33D" w:rsidR="00B47D46" w:rsidRDefault="005C11BE" w:rsidP="00B47D46">
      <w:pPr>
        <w:rPr>
          <w:b/>
        </w:rPr>
      </w:pPr>
      <w:r w:rsidRPr="005C11BE">
        <w:rPr>
          <w:b/>
        </w:rPr>
        <w:t>Abbreviations:</w:t>
      </w:r>
      <w:r w:rsidR="000E0386">
        <w:rPr>
          <w:b/>
        </w:rPr>
        <w:t xml:space="preserve"> </w:t>
      </w:r>
    </w:p>
    <w:tbl>
      <w:tblPr>
        <w:tblStyle w:val="TableGrid"/>
        <w:tblW w:w="0" w:type="auto"/>
        <w:tblLook w:val="04A0" w:firstRow="1" w:lastRow="0" w:firstColumn="1" w:lastColumn="0" w:noHBand="0" w:noVBand="1"/>
      </w:tblPr>
      <w:tblGrid>
        <w:gridCol w:w="4106"/>
        <w:gridCol w:w="1300"/>
      </w:tblGrid>
      <w:tr w:rsidR="00B47D46" w14:paraId="54C2E14B" w14:textId="77777777" w:rsidTr="00F9787F">
        <w:tc>
          <w:tcPr>
            <w:tcW w:w="4106" w:type="dxa"/>
          </w:tcPr>
          <w:p w14:paraId="2BD64CFC" w14:textId="77777777" w:rsidR="00B47D46" w:rsidRDefault="00B47D46" w:rsidP="007B694C">
            <w:pPr>
              <w:rPr>
                <w:b/>
              </w:rPr>
            </w:pPr>
            <w:r>
              <w:rPr>
                <w:b/>
              </w:rPr>
              <w:t>Name</w:t>
            </w:r>
          </w:p>
        </w:tc>
        <w:tc>
          <w:tcPr>
            <w:tcW w:w="1300" w:type="dxa"/>
          </w:tcPr>
          <w:p w14:paraId="575436B0" w14:textId="77777777" w:rsidR="00B47D46" w:rsidRDefault="00B47D46" w:rsidP="007B694C">
            <w:pPr>
              <w:rPr>
                <w:b/>
              </w:rPr>
            </w:pPr>
            <w:r>
              <w:rPr>
                <w:b/>
              </w:rPr>
              <w:t>Abbreviation</w:t>
            </w:r>
          </w:p>
        </w:tc>
      </w:tr>
      <w:tr w:rsidR="00B47D46" w:rsidRPr="00E54471" w14:paraId="7FDA1E4B" w14:textId="77777777" w:rsidTr="00F9787F">
        <w:tc>
          <w:tcPr>
            <w:tcW w:w="4106" w:type="dxa"/>
          </w:tcPr>
          <w:p w14:paraId="06626107" w14:textId="77777777" w:rsidR="00B47D46" w:rsidRPr="00E54471" w:rsidRDefault="00B47D46" w:rsidP="007B694C">
            <w:r w:rsidRPr="00E54471">
              <w:t>Bar Code India</w:t>
            </w:r>
          </w:p>
        </w:tc>
        <w:tc>
          <w:tcPr>
            <w:tcW w:w="1300" w:type="dxa"/>
          </w:tcPr>
          <w:p w14:paraId="07310D5B" w14:textId="77777777" w:rsidR="00B47D46" w:rsidRPr="00E54471" w:rsidRDefault="00B47D46" w:rsidP="007B694C">
            <w:r w:rsidRPr="00E54471">
              <w:t>BCI</w:t>
            </w:r>
          </w:p>
        </w:tc>
      </w:tr>
      <w:tr w:rsidR="00B47D46" w:rsidRPr="00E54471" w14:paraId="52FEB80A" w14:textId="77777777" w:rsidTr="00F9787F">
        <w:tc>
          <w:tcPr>
            <w:tcW w:w="4106" w:type="dxa"/>
          </w:tcPr>
          <w:p w14:paraId="45C2BA8D" w14:textId="4B8793A7" w:rsidR="00B47D46" w:rsidRDefault="00C5757E" w:rsidP="007B694C">
            <w:r w:rsidRPr="00C5757E">
              <w:t>ITD Cementation India Limited</w:t>
            </w:r>
          </w:p>
        </w:tc>
        <w:tc>
          <w:tcPr>
            <w:tcW w:w="1300" w:type="dxa"/>
          </w:tcPr>
          <w:p w14:paraId="5A7B9B39" w14:textId="28EE19F8" w:rsidR="00B47D46" w:rsidRDefault="00074FF4" w:rsidP="007B694C">
            <w:r>
              <w:t xml:space="preserve">ITD </w:t>
            </w:r>
            <w:proofErr w:type="spellStart"/>
            <w:r w:rsidR="00C5757E">
              <w:t>Cem</w:t>
            </w:r>
            <w:proofErr w:type="spellEnd"/>
          </w:p>
        </w:tc>
      </w:tr>
    </w:tbl>
    <w:p w14:paraId="50E72198" w14:textId="30454446" w:rsidR="005C11BE" w:rsidRDefault="005C11BE" w:rsidP="00606822"/>
    <w:p w14:paraId="3298AEC1" w14:textId="77777777" w:rsidR="006C6B05" w:rsidRDefault="006C6B05" w:rsidP="005C3532">
      <w:pPr>
        <w:widowControl w:val="0"/>
        <w:autoSpaceDE w:val="0"/>
        <w:autoSpaceDN w:val="0"/>
        <w:adjustRightInd w:val="0"/>
        <w:spacing w:after="0" w:line="213" w:lineRule="exact"/>
        <w:ind w:left="90"/>
        <w:jc w:val="both"/>
        <w:rPr>
          <w:rFonts w:ascii="Times New Roman" w:eastAsia="Times New Roman" w:hAnsi="Times New Roman" w:cs="Times New Roman"/>
          <w:color w:val="000000"/>
        </w:rPr>
        <w:sectPr w:rsidR="006C6B05" w:rsidSect="00E60E7A">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sdt>
      <w:sdtPr>
        <w:rPr>
          <w:rFonts w:ascii="Calibri" w:hAnsi="Calibri"/>
          <w:smallCaps/>
          <w:color w:val="000000" w:themeColor="text1"/>
          <w:spacing w:val="0"/>
          <w:sz w:val="22"/>
          <w:szCs w:val="20"/>
        </w:rPr>
        <w:id w:val="-1397967220"/>
        <w:docPartObj>
          <w:docPartGallery w:val="Table of Contents"/>
          <w:docPartUnique/>
        </w:docPartObj>
      </w:sdtPr>
      <w:sdtEndPr>
        <w:rPr>
          <w:rFonts w:asciiTheme="minorHAnsi" w:hAnsiTheme="minorHAnsi"/>
          <w:smallCaps w:val="0"/>
          <w:noProof/>
          <w:color w:val="auto"/>
          <w:sz w:val="20"/>
          <w:szCs w:val="22"/>
        </w:rPr>
      </w:sdtEndPr>
      <w:sdtContent>
        <w:p w14:paraId="017D3E27" w14:textId="77777777" w:rsidR="002A2FA5" w:rsidRPr="00471042" w:rsidRDefault="002A2FA5">
          <w:pPr>
            <w:pStyle w:val="Subtitle"/>
            <w:tabs>
              <w:tab w:val="left" w:pos="1800"/>
            </w:tabs>
            <w:jc w:val="center"/>
            <w:rPr>
              <w:sz w:val="24"/>
            </w:rPr>
            <w:pPrChange w:id="23" w:author="BCIL" w:date="2022-11-17T12:52:00Z">
              <w:pPr>
                <w:pStyle w:val="Subtitle"/>
                <w:jc w:val="center"/>
              </w:pPr>
            </w:pPrChange>
          </w:pPr>
          <w:r w:rsidRPr="00471042">
            <w:rPr>
              <w:sz w:val="24"/>
            </w:rPr>
            <w:t>Table of Contents</w:t>
          </w:r>
        </w:p>
        <w:p w14:paraId="49295439" w14:textId="77777777" w:rsidR="00872A90" w:rsidRDefault="002A2FA5">
          <w:pPr>
            <w:pStyle w:val="TOC1"/>
            <w:tabs>
              <w:tab w:val="left" w:pos="400"/>
              <w:tab w:val="right" w:leader="dot" w:pos="9350"/>
            </w:tabs>
            <w:rPr>
              <w:ins w:id="24" w:author="BCIL" w:date="2022-11-17T12:52:00Z"/>
              <w:noProof/>
              <w:sz w:val="22"/>
            </w:rPr>
          </w:pPr>
          <w:r>
            <w:fldChar w:fldCharType="begin"/>
          </w:r>
          <w:r>
            <w:instrText xml:space="preserve"> TOC \o "1-3" \h \z \u </w:instrText>
          </w:r>
          <w:r>
            <w:fldChar w:fldCharType="separate"/>
          </w:r>
          <w:ins w:id="25" w:author="BCIL" w:date="2022-11-17T12:52:00Z">
            <w:r w:rsidR="00872A90" w:rsidRPr="00FB305B">
              <w:rPr>
                <w:rStyle w:val="Hyperlink"/>
                <w:noProof/>
              </w:rPr>
              <w:fldChar w:fldCharType="begin"/>
            </w:r>
            <w:r w:rsidR="00872A90" w:rsidRPr="00FB305B">
              <w:rPr>
                <w:rStyle w:val="Hyperlink"/>
                <w:noProof/>
              </w:rPr>
              <w:instrText xml:space="preserve"> </w:instrText>
            </w:r>
            <w:r w:rsidR="00872A90">
              <w:rPr>
                <w:noProof/>
              </w:rPr>
              <w:instrText>HYPERLINK \l "_Toc119582132"</w:instrText>
            </w:r>
            <w:r w:rsidR="00872A90" w:rsidRPr="00FB305B">
              <w:rPr>
                <w:rStyle w:val="Hyperlink"/>
                <w:noProof/>
              </w:rPr>
              <w:instrText xml:space="preserve"> </w:instrText>
            </w:r>
            <w:r w:rsidR="00872A90" w:rsidRPr="00FB305B">
              <w:rPr>
                <w:rStyle w:val="Hyperlink"/>
                <w:noProof/>
              </w:rPr>
              <w:fldChar w:fldCharType="separate"/>
            </w:r>
            <w:r w:rsidR="00872A90" w:rsidRPr="00FB305B">
              <w:rPr>
                <w:rStyle w:val="Hyperlink"/>
                <w:noProof/>
              </w:rPr>
              <w:t>1</w:t>
            </w:r>
            <w:r w:rsidR="00872A90">
              <w:rPr>
                <w:noProof/>
                <w:sz w:val="22"/>
              </w:rPr>
              <w:tab/>
            </w:r>
            <w:r w:rsidR="00872A90" w:rsidRPr="00FB305B">
              <w:rPr>
                <w:rStyle w:val="Hyperlink"/>
                <w:noProof/>
              </w:rPr>
              <w:t>Specification Organization</w:t>
            </w:r>
            <w:r w:rsidR="00872A90">
              <w:rPr>
                <w:noProof/>
                <w:webHidden/>
              </w:rPr>
              <w:tab/>
            </w:r>
            <w:r w:rsidR="00872A90">
              <w:rPr>
                <w:noProof/>
                <w:webHidden/>
              </w:rPr>
              <w:fldChar w:fldCharType="begin"/>
            </w:r>
            <w:r w:rsidR="00872A90">
              <w:rPr>
                <w:noProof/>
                <w:webHidden/>
              </w:rPr>
              <w:instrText xml:space="preserve"> PAGEREF _Toc119582132 \h </w:instrText>
            </w:r>
          </w:ins>
          <w:r w:rsidR="00872A90">
            <w:rPr>
              <w:noProof/>
              <w:webHidden/>
            </w:rPr>
          </w:r>
          <w:r w:rsidR="00872A90">
            <w:rPr>
              <w:noProof/>
              <w:webHidden/>
            </w:rPr>
            <w:fldChar w:fldCharType="separate"/>
          </w:r>
          <w:ins w:id="26" w:author="BCIL" w:date="2022-11-17T13:11:00Z">
            <w:r w:rsidR="007660FD">
              <w:rPr>
                <w:noProof/>
                <w:webHidden/>
              </w:rPr>
              <w:t>2</w:t>
            </w:r>
          </w:ins>
          <w:ins w:id="27" w:author="BCIL" w:date="2022-11-17T12:52:00Z">
            <w:r w:rsidR="00872A90">
              <w:rPr>
                <w:noProof/>
                <w:webHidden/>
              </w:rPr>
              <w:fldChar w:fldCharType="end"/>
            </w:r>
            <w:r w:rsidR="00872A90" w:rsidRPr="00FB305B">
              <w:rPr>
                <w:rStyle w:val="Hyperlink"/>
                <w:noProof/>
              </w:rPr>
              <w:fldChar w:fldCharType="end"/>
            </w:r>
          </w:ins>
        </w:p>
        <w:p w14:paraId="5190E207" w14:textId="77777777" w:rsidR="00872A90" w:rsidRDefault="00872A90">
          <w:pPr>
            <w:pStyle w:val="TOC1"/>
            <w:tabs>
              <w:tab w:val="left" w:pos="400"/>
              <w:tab w:val="right" w:leader="dot" w:pos="9350"/>
            </w:tabs>
            <w:rPr>
              <w:ins w:id="28" w:author="BCIL" w:date="2022-11-17T12:52:00Z"/>
              <w:noProof/>
              <w:sz w:val="22"/>
            </w:rPr>
          </w:pPr>
          <w:ins w:id="29"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"_Toc119582133"</w:instrText>
            </w:r>
            <w:r w:rsidRPr="00FB305B">
              <w:rPr>
                <w:rStyle w:val="Hyperlink"/>
                <w:noProof/>
              </w:rPr>
              <w:instrText xml:space="preserve"> </w:instrText>
            </w:r>
            <w:r w:rsidRPr="00FB305B">
              <w:rPr>
                <w:rStyle w:val="Hyperlink"/>
                <w:noProof/>
              </w:rPr>
              <w:fldChar w:fldCharType="separate"/>
            </w:r>
            <w:r w:rsidRPr="00FB305B">
              <w:rPr>
                <w:rStyle w:val="Hyperlink"/>
                <w:noProof/>
              </w:rPr>
              <w:t>2</w:t>
            </w:r>
            <w:r>
              <w:rPr>
                <w:noProof/>
                <w:sz w:val="22"/>
              </w:rPr>
              <w:tab/>
            </w:r>
            <w:r w:rsidRPr="00FB305B">
              <w:rPr>
                <w:rStyle w:val="Hyperlink"/>
                <w:noProof/>
              </w:rPr>
              <w:t>Introduction</w:t>
            </w:r>
            <w:r>
              <w:rPr>
                <w:noProof/>
                <w:webHidden/>
              </w:rPr>
              <w:tab/>
            </w:r>
            <w:r>
              <w:rPr>
                <w:noProof/>
                <w:webHidden/>
              </w:rPr>
              <w:fldChar w:fldCharType="begin"/>
            </w:r>
            <w:r>
              <w:rPr>
                <w:noProof/>
                <w:webHidden/>
              </w:rPr>
              <w:instrText xml:space="preserve"> PAGEREF _Toc119582133 \h </w:instrText>
            </w:r>
          </w:ins>
          <w:r>
            <w:rPr>
              <w:noProof/>
              <w:webHidden/>
            </w:rPr>
          </w:r>
          <w:r>
            <w:rPr>
              <w:noProof/>
              <w:webHidden/>
            </w:rPr>
            <w:fldChar w:fldCharType="separate"/>
          </w:r>
          <w:ins w:id="30" w:author="BCIL" w:date="2022-11-17T13:11:00Z">
            <w:r w:rsidR="007660FD">
              <w:rPr>
                <w:noProof/>
                <w:webHidden/>
              </w:rPr>
              <w:t>3</w:t>
            </w:r>
          </w:ins>
          <w:ins w:id="31" w:author="BCIL" w:date="2022-11-17T12:52:00Z">
            <w:r>
              <w:rPr>
                <w:noProof/>
                <w:webHidden/>
              </w:rPr>
              <w:fldChar w:fldCharType="end"/>
            </w:r>
            <w:r w:rsidRPr="00FB305B">
              <w:rPr>
                <w:rStyle w:val="Hyperlink"/>
                <w:noProof/>
              </w:rPr>
              <w:fldChar w:fldCharType="end"/>
            </w:r>
          </w:ins>
        </w:p>
        <w:p w14:paraId="3E3BFFC8" w14:textId="77777777" w:rsidR="00872A90" w:rsidRDefault="00872A90">
          <w:pPr>
            <w:pStyle w:val="TOC2"/>
            <w:tabs>
              <w:tab w:val="left" w:pos="880"/>
              <w:tab w:val="right" w:leader="dot" w:pos="9350"/>
            </w:tabs>
            <w:rPr>
              <w:ins w:id="32" w:author="BCIL" w:date="2022-11-17T12:52:00Z"/>
              <w:noProof/>
              <w:sz w:val="22"/>
            </w:rPr>
          </w:pPr>
          <w:ins w:id="33"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"_Toc119582134"</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2.1</w:t>
            </w:r>
            <w:r>
              <w:rPr>
                <w:noProof/>
                <w:sz w:val="22"/>
              </w:rPr>
              <w:tab/>
            </w:r>
            <w:r w:rsidRPr="00FB305B">
              <w:rPr>
                <w:rStyle w:val="Hyperlink"/>
                <w:noProof/>
              </w:rPr>
              <w:t>Intended Audience and Reading Suggestions</w:t>
            </w:r>
            <w:r>
              <w:rPr>
                <w:noProof/>
                <w:webHidden/>
              </w:rPr>
              <w:tab/>
            </w:r>
            <w:r>
              <w:rPr>
                <w:noProof/>
                <w:webHidden/>
              </w:rPr>
              <w:fldChar w:fldCharType="begin"/>
            </w:r>
            <w:r>
              <w:rPr>
                <w:noProof/>
                <w:webHidden/>
              </w:rPr>
              <w:instrText xml:space="preserve"> PAGEREF _Toc119582134 \h </w:instrText>
            </w:r>
          </w:ins>
          <w:r>
            <w:rPr>
              <w:noProof/>
              <w:webHidden/>
            </w:rPr>
          </w:r>
          <w:r>
            <w:rPr>
              <w:noProof/>
              <w:webHidden/>
            </w:rPr>
            <w:fldChar w:fldCharType="separate"/>
          </w:r>
          <w:ins w:id="34" w:author="BCIL" w:date="2022-11-17T13:11:00Z">
            <w:r w:rsidR="007660FD">
              <w:rPr>
                <w:noProof/>
                <w:webHidden/>
              </w:rPr>
              <w:t>3</w:t>
            </w:r>
          </w:ins>
          <w:ins w:id="35" w:author="BCIL" w:date="2022-11-17T12:52:00Z">
            <w:r>
              <w:rPr>
                <w:noProof/>
                <w:webHidden/>
              </w:rPr>
              <w:fldChar w:fldCharType="end"/>
            </w:r>
            <w:r w:rsidRPr="00FB305B">
              <w:rPr>
                <w:rStyle w:val="Hyperlink"/>
                <w:noProof/>
              </w:rPr>
              <w:fldChar w:fldCharType="end"/>
            </w:r>
          </w:ins>
        </w:p>
        <w:p w14:paraId="1ED0824F" w14:textId="77777777" w:rsidR="00872A90" w:rsidRDefault="00872A90">
          <w:pPr>
            <w:pStyle w:val="TOC2"/>
            <w:tabs>
              <w:tab w:val="left" w:pos="880"/>
              <w:tab w:val="right" w:leader="dot" w:pos="9350"/>
            </w:tabs>
            <w:rPr>
              <w:ins w:id="36" w:author="BCIL" w:date="2022-11-17T12:52:00Z"/>
              <w:noProof/>
              <w:sz w:val="22"/>
            </w:rPr>
          </w:pPr>
          <w:ins w:id="37"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"_Toc119582135"</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2.2</w:t>
            </w:r>
            <w:r>
              <w:rPr>
                <w:noProof/>
                <w:sz w:val="22"/>
              </w:rPr>
              <w:tab/>
            </w:r>
            <w:r w:rsidRPr="00FB305B">
              <w:rPr>
                <w:rStyle w:val="Hyperlink"/>
                <w:noProof/>
              </w:rPr>
              <w:t>Project Scope</w:t>
            </w:r>
            <w:r>
              <w:rPr>
                <w:noProof/>
                <w:webHidden/>
              </w:rPr>
              <w:tab/>
            </w:r>
            <w:r>
              <w:rPr>
                <w:noProof/>
                <w:webHidden/>
              </w:rPr>
              <w:fldChar w:fldCharType="begin"/>
            </w:r>
            <w:r>
              <w:rPr>
                <w:noProof/>
                <w:webHidden/>
              </w:rPr>
              <w:instrText xml:space="preserve"> PAGEREF _Toc119582135 \h </w:instrText>
            </w:r>
          </w:ins>
          <w:r>
            <w:rPr>
              <w:noProof/>
              <w:webHidden/>
            </w:rPr>
          </w:r>
          <w:r>
            <w:rPr>
              <w:noProof/>
              <w:webHidden/>
            </w:rPr>
            <w:fldChar w:fldCharType="separate"/>
          </w:r>
          <w:ins w:id="38" w:author="BCIL" w:date="2022-11-17T13:11:00Z">
            <w:r w:rsidR="007660FD">
              <w:rPr>
                <w:noProof/>
                <w:webHidden/>
              </w:rPr>
              <w:t>4</w:t>
            </w:r>
          </w:ins>
          <w:ins w:id="39" w:author="BCIL" w:date="2022-11-17T12:52:00Z">
            <w:r>
              <w:rPr>
                <w:noProof/>
                <w:webHidden/>
              </w:rPr>
              <w:fldChar w:fldCharType="end"/>
            </w:r>
            <w:r w:rsidRPr="00FB305B">
              <w:rPr>
                <w:rStyle w:val="Hyperlink"/>
                <w:noProof/>
              </w:rPr>
              <w:fldChar w:fldCharType="end"/>
            </w:r>
          </w:ins>
        </w:p>
        <w:p w14:paraId="4023E4B2" w14:textId="77777777" w:rsidR="00872A90" w:rsidRDefault="00872A90">
          <w:pPr>
            <w:pStyle w:val="TOC1"/>
            <w:tabs>
              <w:tab w:val="left" w:pos="400"/>
              <w:tab w:val="right" w:leader="dot" w:pos="9350"/>
            </w:tabs>
            <w:rPr>
              <w:ins w:id="40" w:author="BCIL" w:date="2022-11-17T12:52:00Z"/>
              <w:noProof/>
              <w:sz w:val="22"/>
            </w:rPr>
          </w:pPr>
          <w:ins w:id="41"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"_Toc119582136"</w:instrText>
            </w:r>
            <w:r w:rsidRPr="00FB305B">
              <w:rPr>
                <w:rStyle w:val="Hyperlink"/>
                <w:noProof/>
              </w:rPr>
              <w:instrText xml:space="preserve"> </w:instrText>
            </w:r>
            <w:r w:rsidRPr="00FB305B">
              <w:rPr>
                <w:rStyle w:val="Hyperlink"/>
                <w:noProof/>
              </w:rPr>
              <w:fldChar w:fldCharType="separate"/>
            </w:r>
            <w:r w:rsidRPr="00FB305B">
              <w:rPr>
                <w:rStyle w:val="Hyperlink"/>
                <w:noProof/>
              </w:rPr>
              <w:t>3</w:t>
            </w:r>
            <w:r>
              <w:rPr>
                <w:noProof/>
                <w:sz w:val="22"/>
              </w:rPr>
              <w:tab/>
            </w:r>
            <w:r w:rsidRPr="00FB305B">
              <w:rPr>
                <w:rStyle w:val="Hyperlink"/>
                <w:noProof/>
              </w:rPr>
              <w:t>Software/Hardware Requirements</w:t>
            </w:r>
            <w:r>
              <w:rPr>
                <w:noProof/>
                <w:webHidden/>
              </w:rPr>
              <w:tab/>
            </w:r>
            <w:r>
              <w:rPr>
                <w:noProof/>
                <w:webHidden/>
              </w:rPr>
              <w:fldChar w:fldCharType="begin"/>
            </w:r>
            <w:r>
              <w:rPr>
                <w:noProof/>
                <w:webHidden/>
              </w:rPr>
              <w:instrText xml:space="preserve"> PAGEREF _Toc119582136 \h </w:instrText>
            </w:r>
          </w:ins>
          <w:r>
            <w:rPr>
              <w:noProof/>
              <w:webHidden/>
            </w:rPr>
          </w:r>
          <w:r>
            <w:rPr>
              <w:noProof/>
              <w:webHidden/>
            </w:rPr>
            <w:fldChar w:fldCharType="separate"/>
          </w:r>
          <w:ins w:id="42" w:author="BCIL" w:date="2022-11-17T13:11:00Z">
            <w:r w:rsidR="007660FD">
              <w:rPr>
                <w:noProof/>
                <w:webHidden/>
              </w:rPr>
              <w:t>5</w:t>
            </w:r>
          </w:ins>
          <w:ins w:id="43" w:author="BCIL" w:date="2022-11-17T12:52:00Z">
            <w:r>
              <w:rPr>
                <w:noProof/>
                <w:webHidden/>
              </w:rPr>
              <w:fldChar w:fldCharType="end"/>
            </w:r>
            <w:r w:rsidRPr="00FB305B">
              <w:rPr>
                <w:rStyle w:val="Hyperlink"/>
                <w:noProof/>
              </w:rPr>
              <w:fldChar w:fldCharType="end"/>
            </w:r>
          </w:ins>
        </w:p>
        <w:p w14:paraId="3C094BE5" w14:textId="77777777" w:rsidR="00872A90" w:rsidRDefault="00872A90">
          <w:pPr>
            <w:pStyle w:val="TOC2"/>
            <w:tabs>
              <w:tab w:val="left" w:pos="880"/>
              <w:tab w:val="right" w:leader="dot" w:pos="9350"/>
            </w:tabs>
            <w:rPr>
              <w:ins w:id="44" w:author="BCIL" w:date="2022-11-17T12:52:00Z"/>
              <w:noProof/>
              <w:sz w:val="22"/>
            </w:rPr>
          </w:pPr>
          <w:ins w:id="45"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"_Toc119582137"</w:instrText>
            </w:r>
            <w:r w:rsidRPr="00FB305B">
              <w:rPr>
                <w:rStyle w:val="Hyperlink"/>
                <w:noProof/>
              </w:rPr>
              <w:instrText xml:space="preserve"> </w:instrText>
            </w:r>
            <w:r w:rsidRPr="00FB305B">
              <w:rPr>
                <w:rStyle w:val="Hyperlink"/>
                <w:noProof/>
              </w:rPr>
              <w:fldChar w:fldCharType="separate"/>
            </w:r>
            <w:r w:rsidRPr="00FB305B">
              <w:rPr>
                <w:rStyle w:val="Hyperlink"/>
                <w:rFonts w:eastAsia="Times New Roman"/>
                <w:noProof/>
                <w14:scene3d>
                  <w14:camera w14:prst="orthographicFront"/>
                  <w14:lightRig w14:rig="threePt" w14:dir="t">
                    <w14:rot w14:lat="0" w14:lon="0" w14:rev="0"/>
                  </w14:lightRig>
                </w14:scene3d>
              </w:rPr>
              <w:t>3.1</w:t>
            </w:r>
            <w:r>
              <w:rPr>
                <w:noProof/>
                <w:sz w:val="22"/>
              </w:rPr>
              <w:tab/>
            </w:r>
            <w:r w:rsidRPr="00FB305B">
              <w:rPr>
                <w:rStyle w:val="Hyperlink"/>
                <w:rFonts w:eastAsia="Times New Roman"/>
                <w:noProof/>
              </w:rPr>
              <w:t>Cloud Server Configuration</w:t>
            </w:r>
            <w:r>
              <w:rPr>
                <w:noProof/>
                <w:webHidden/>
              </w:rPr>
              <w:tab/>
            </w:r>
            <w:r>
              <w:rPr>
                <w:noProof/>
                <w:webHidden/>
              </w:rPr>
              <w:fldChar w:fldCharType="begin"/>
            </w:r>
            <w:r>
              <w:rPr>
                <w:noProof/>
                <w:webHidden/>
              </w:rPr>
              <w:instrText xml:space="preserve"> PAGEREF _Toc119582137 \h </w:instrText>
            </w:r>
          </w:ins>
          <w:r>
            <w:rPr>
              <w:noProof/>
              <w:webHidden/>
            </w:rPr>
          </w:r>
          <w:r>
            <w:rPr>
              <w:noProof/>
              <w:webHidden/>
            </w:rPr>
            <w:fldChar w:fldCharType="separate"/>
          </w:r>
          <w:ins w:id="46" w:author="BCIL" w:date="2022-11-17T13:11:00Z">
            <w:r w:rsidR="007660FD">
              <w:rPr>
                <w:noProof/>
                <w:webHidden/>
              </w:rPr>
              <w:t>5</w:t>
            </w:r>
          </w:ins>
          <w:ins w:id="47" w:author="BCIL" w:date="2022-11-17T12:52:00Z">
            <w:r>
              <w:rPr>
                <w:noProof/>
                <w:webHidden/>
              </w:rPr>
              <w:fldChar w:fldCharType="end"/>
            </w:r>
            <w:r w:rsidRPr="00FB305B">
              <w:rPr>
                <w:rStyle w:val="Hyperlink"/>
                <w:noProof/>
              </w:rPr>
              <w:fldChar w:fldCharType="end"/>
            </w:r>
          </w:ins>
        </w:p>
        <w:p w14:paraId="4BB151C1" w14:textId="77777777" w:rsidR="00872A90" w:rsidRDefault="00872A90">
          <w:pPr>
            <w:pStyle w:val="TOC2"/>
            <w:tabs>
              <w:tab w:val="left" w:pos="880"/>
              <w:tab w:val="right" w:leader="dot" w:pos="9350"/>
            </w:tabs>
            <w:rPr>
              <w:ins w:id="48" w:author="BCIL" w:date="2022-11-17T12:52:00Z"/>
              <w:noProof/>
              <w:sz w:val="22"/>
            </w:rPr>
          </w:pPr>
          <w:ins w:id="49"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"_Toc119582138"</w:instrText>
            </w:r>
            <w:r w:rsidRPr="00FB305B">
              <w:rPr>
                <w:rStyle w:val="Hyperlink"/>
                <w:noProof/>
              </w:rPr>
              <w:instrText xml:space="preserve"> </w:instrText>
            </w:r>
            <w:r w:rsidRPr="00FB305B">
              <w:rPr>
                <w:rStyle w:val="Hyperlink"/>
                <w:noProof/>
              </w:rPr>
              <w:fldChar w:fldCharType="separate"/>
            </w:r>
            <w:r w:rsidRPr="00FB305B">
              <w:rPr>
                <w:rStyle w:val="Hyperlink"/>
                <w:rFonts w:eastAsia="Times New Roman"/>
                <w:noProof/>
                <w14:scene3d>
                  <w14:camera w14:prst="orthographicFront"/>
                  <w14:lightRig w14:rig="threePt" w14:dir="t">
                    <w14:rot w14:lat="0" w14:lon="0" w14:rev="0"/>
                  </w14:lightRig>
                </w14:scene3d>
              </w:rPr>
              <w:t>3.2</w:t>
            </w:r>
            <w:r>
              <w:rPr>
                <w:noProof/>
                <w:sz w:val="22"/>
              </w:rPr>
              <w:tab/>
            </w:r>
            <w:r w:rsidRPr="00FB305B">
              <w:rPr>
                <w:rStyle w:val="Hyperlink"/>
                <w:rFonts w:eastAsia="Times New Roman"/>
                <w:noProof/>
              </w:rPr>
              <w:t>Computers</w:t>
            </w:r>
            <w:r>
              <w:rPr>
                <w:noProof/>
                <w:webHidden/>
              </w:rPr>
              <w:tab/>
            </w:r>
            <w:r>
              <w:rPr>
                <w:noProof/>
                <w:webHidden/>
              </w:rPr>
              <w:fldChar w:fldCharType="begin"/>
            </w:r>
            <w:r>
              <w:rPr>
                <w:noProof/>
                <w:webHidden/>
              </w:rPr>
              <w:instrText xml:space="preserve"> PAGEREF _Toc119582138 \h </w:instrText>
            </w:r>
          </w:ins>
          <w:r>
            <w:rPr>
              <w:noProof/>
              <w:webHidden/>
            </w:rPr>
          </w:r>
          <w:r>
            <w:rPr>
              <w:noProof/>
              <w:webHidden/>
            </w:rPr>
            <w:fldChar w:fldCharType="separate"/>
          </w:r>
          <w:ins w:id="50" w:author="BCIL" w:date="2022-11-17T13:11:00Z">
            <w:r w:rsidR="007660FD">
              <w:rPr>
                <w:noProof/>
                <w:webHidden/>
              </w:rPr>
              <w:t>5</w:t>
            </w:r>
          </w:ins>
          <w:ins w:id="51" w:author="BCIL" w:date="2022-11-17T12:52:00Z">
            <w:r>
              <w:rPr>
                <w:noProof/>
                <w:webHidden/>
              </w:rPr>
              <w:fldChar w:fldCharType="end"/>
            </w:r>
            <w:r w:rsidRPr="00FB305B">
              <w:rPr>
                <w:rStyle w:val="Hyperlink"/>
                <w:noProof/>
              </w:rPr>
              <w:fldChar w:fldCharType="end"/>
            </w:r>
          </w:ins>
        </w:p>
        <w:p w14:paraId="6C9A307A" w14:textId="77777777" w:rsidR="00872A90" w:rsidRDefault="00872A90">
          <w:pPr>
            <w:pStyle w:val="TOC2"/>
            <w:tabs>
              <w:tab w:val="left" w:pos="880"/>
              <w:tab w:val="right" w:leader="dot" w:pos="9350"/>
            </w:tabs>
            <w:rPr>
              <w:ins w:id="52" w:author="BCIL" w:date="2022-11-17T12:52:00Z"/>
              <w:noProof/>
              <w:sz w:val="22"/>
            </w:rPr>
          </w:pPr>
          <w:ins w:id="53"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"_Toc119582139"</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3.3</w:t>
            </w:r>
            <w:r>
              <w:rPr>
                <w:noProof/>
                <w:sz w:val="22"/>
              </w:rPr>
              <w:tab/>
            </w:r>
            <w:r w:rsidRPr="00FB305B">
              <w:rPr>
                <w:rStyle w:val="Hyperlink"/>
                <w:noProof/>
              </w:rPr>
              <w:t>Hardware Requirements</w:t>
            </w:r>
            <w:r>
              <w:rPr>
                <w:noProof/>
                <w:webHidden/>
              </w:rPr>
              <w:tab/>
            </w:r>
            <w:r>
              <w:rPr>
                <w:noProof/>
                <w:webHidden/>
              </w:rPr>
              <w:fldChar w:fldCharType="begin"/>
            </w:r>
            <w:r>
              <w:rPr>
                <w:noProof/>
                <w:webHidden/>
              </w:rPr>
              <w:instrText xml:space="preserve"> PAGEREF _Toc119582139 \h </w:instrText>
            </w:r>
          </w:ins>
          <w:r>
            <w:rPr>
              <w:noProof/>
              <w:webHidden/>
            </w:rPr>
          </w:r>
          <w:r>
            <w:rPr>
              <w:noProof/>
              <w:webHidden/>
            </w:rPr>
            <w:fldChar w:fldCharType="separate"/>
          </w:r>
          <w:ins w:id="54" w:author="BCIL" w:date="2022-11-17T13:11:00Z">
            <w:r w:rsidR="007660FD">
              <w:rPr>
                <w:noProof/>
                <w:webHidden/>
              </w:rPr>
              <w:t>5</w:t>
            </w:r>
          </w:ins>
          <w:ins w:id="55" w:author="BCIL" w:date="2022-11-17T12:52:00Z">
            <w:r>
              <w:rPr>
                <w:noProof/>
                <w:webHidden/>
              </w:rPr>
              <w:fldChar w:fldCharType="end"/>
            </w:r>
            <w:r w:rsidRPr="00FB305B">
              <w:rPr>
                <w:rStyle w:val="Hyperlink"/>
                <w:noProof/>
              </w:rPr>
              <w:fldChar w:fldCharType="end"/>
            </w:r>
          </w:ins>
        </w:p>
        <w:p w14:paraId="7242B094" w14:textId="77777777" w:rsidR="00872A90" w:rsidRDefault="00872A90">
          <w:pPr>
            <w:pStyle w:val="TOC1"/>
            <w:tabs>
              <w:tab w:val="left" w:pos="400"/>
              <w:tab w:val="right" w:leader="dot" w:pos="9350"/>
            </w:tabs>
            <w:rPr>
              <w:ins w:id="56" w:author="BCIL" w:date="2022-11-17T12:52:00Z"/>
              <w:noProof/>
              <w:sz w:val="22"/>
            </w:rPr>
          </w:pPr>
          <w:ins w:id="57"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"_Toc119582140"</w:instrText>
            </w:r>
            <w:r w:rsidRPr="00FB305B">
              <w:rPr>
                <w:rStyle w:val="Hyperlink"/>
                <w:noProof/>
              </w:rPr>
              <w:instrText xml:space="preserve"> </w:instrText>
            </w:r>
            <w:r w:rsidRPr="00FB305B">
              <w:rPr>
                <w:rStyle w:val="Hyperlink"/>
                <w:noProof/>
              </w:rPr>
              <w:fldChar w:fldCharType="separate"/>
            </w:r>
            <w:r w:rsidRPr="00FB305B">
              <w:rPr>
                <w:rStyle w:val="Hyperlink"/>
                <w:noProof/>
              </w:rPr>
              <w:t>4</w:t>
            </w:r>
            <w:r>
              <w:rPr>
                <w:noProof/>
                <w:sz w:val="22"/>
              </w:rPr>
              <w:tab/>
            </w:r>
            <w:r w:rsidRPr="00FB305B">
              <w:rPr>
                <w:rStyle w:val="Hyperlink"/>
                <w:noProof/>
              </w:rPr>
              <w:t>Solution Architecture</w:t>
            </w:r>
            <w:r>
              <w:rPr>
                <w:noProof/>
                <w:webHidden/>
              </w:rPr>
              <w:tab/>
            </w:r>
            <w:r>
              <w:rPr>
                <w:noProof/>
                <w:webHidden/>
              </w:rPr>
              <w:fldChar w:fldCharType="begin"/>
            </w:r>
            <w:r>
              <w:rPr>
                <w:noProof/>
                <w:webHidden/>
              </w:rPr>
              <w:instrText xml:space="preserve"> PAGEREF _Toc119582140 \h </w:instrText>
            </w:r>
          </w:ins>
          <w:r>
            <w:rPr>
              <w:noProof/>
              <w:webHidden/>
            </w:rPr>
          </w:r>
          <w:r>
            <w:rPr>
              <w:noProof/>
              <w:webHidden/>
            </w:rPr>
            <w:fldChar w:fldCharType="separate"/>
          </w:r>
          <w:ins w:id="58" w:author="BCIL" w:date="2022-11-17T13:11:00Z">
            <w:r w:rsidR="007660FD">
              <w:rPr>
                <w:noProof/>
                <w:webHidden/>
              </w:rPr>
              <w:t>6</w:t>
            </w:r>
          </w:ins>
          <w:ins w:id="59" w:author="BCIL" w:date="2022-11-17T12:52:00Z">
            <w:r>
              <w:rPr>
                <w:noProof/>
                <w:webHidden/>
              </w:rPr>
              <w:fldChar w:fldCharType="end"/>
            </w:r>
            <w:r w:rsidRPr="00FB305B">
              <w:rPr>
                <w:rStyle w:val="Hyperlink"/>
                <w:noProof/>
              </w:rPr>
              <w:fldChar w:fldCharType="end"/>
            </w:r>
          </w:ins>
        </w:p>
        <w:p w14:paraId="037D0C24" w14:textId="77777777" w:rsidR="00872A90" w:rsidRDefault="00872A90">
          <w:pPr>
            <w:pStyle w:val="TOC1"/>
            <w:tabs>
              <w:tab w:val="left" w:pos="400"/>
              <w:tab w:val="right" w:leader="dot" w:pos="9350"/>
            </w:tabs>
            <w:rPr>
              <w:ins w:id="60" w:author="BCIL" w:date="2022-11-17T12:52:00Z"/>
              <w:noProof/>
              <w:sz w:val="22"/>
            </w:rPr>
          </w:pPr>
          <w:ins w:id="61"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"_Toc119582141"</w:instrText>
            </w:r>
            <w:r w:rsidRPr="00FB305B">
              <w:rPr>
                <w:rStyle w:val="Hyperlink"/>
                <w:noProof/>
              </w:rPr>
              <w:instrText xml:space="preserve"> </w:instrText>
            </w:r>
            <w:r w:rsidRPr="00FB305B">
              <w:rPr>
                <w:rStyle w:val="Hyperlink"/>
                <w:noProof/>
              </w:rPr>
              <w:fldChar w:fldCharType="separate"/>
            </w:r>
            <w:r w:rsidRPr="00FB305B">
              <w:rPr>
                <w:rStyle w:val="Hyperlink"/>
                <w:noProof/>
              </w:rPr>
              <w:t>5</w:t>
            </w:r>
            <w:r>
              <w:rPr>
                <w:noProof/>
                <w:sz w:val="22"/>
              </w:rPr>
              <w:tab/>
            </w:r>
            <w:r w:rsidRPr="00FB305B">
              <w:rPr>
                <w:rStyle w:val="Hyperlink"/>
                <w:noProof/>
              </w:rPr>
              <w:t>User Interface Specification Conventions</w:t>
            </w:r>
            <w:r>
              <w:rPr>
                <w:noProof/>
                <w:webHidden/>
              </w:rPr>
              <w:tab/>
            </w:r>
            <w:r>
              <w:rPr>
                <w:noProof/>
                <w:webHidden/>
              </w:rPr>
              <w:fldChar w:fldCharType="begin"/>
            </w:r>
            <w:r>
              <w:rPr>
                <w:noProof/>
                <w:webHidden/>
              </w:rPr>
              <w:instrText xml:space="preserve"> PAGEREF _Toc119582141 \h </w:instrText>
            </w:r>
          </w:ins>
          <w:r>
            <w:rPr>
              <w:noProof/>
              <w:webHidden/>
            </w:rPr>
          </w:r>
          <w:r>
            <w:rPr>
              <w:noProof/>
              <w:webHidden/>
            </w:rPr>
            <w:fldChar w:fldCharType="separate"/>
          </w:r>
          <w:ins w:id="62" w:author="BCIL" w:date="2022-11-17T13:11:00Z">
            <w:r w:rsidR="007660FD">
              <w:rPr>
                <w:noProof/>
                <w:webHidden/>
              </w:rPr>
              <w:t>7</w:t>
            </w:r>
          </w:ins>
          <w:ins w:id="63" w:author="BCIL" w:date="2022-11-17T12:52:00Z">
            <w:r>
              <w:rPr>
                <w:noProof/>
                <w:webHidden/>
              </w:rPr>
              <w:fldChar w:fldCharType="end"/>
            </w:r>
            <w:r w:rsidRPr="00FB305B">
              <w:rPr>
                <w:rStyle w:val="Hyperlink"/>
                <w:noProof/>
              </w:rPr>
              <w:fldChar w:fldCharType="end"/>
            </w:r>
          </w:ins>
        </w:p>
        <w:p w14:paraId="6F47639E" w14:textId="77777777" w:rsidR="00872A90" w:rsidRDefault="00872A90">
          <w:pPr>
            <w:pStyle w:val="TOC1"/>
            <w:tabs>
              <w:tab w:val="left" w:pos="400"/>
              <w:tab w:val="right" w:leader="dot" w:pos="9350"/>
            </w:tabs>
            <w:rPr>
              <w:ins w:id="64" w:author="BCIL" w:date="2022-11-17T12:52:00Z"/>
              <w:noProof/>
              <w:sz w:val="22"/>
            </w:rPr>
          </w:pPr>
          <w:ins w:id="65"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"_Toc119582142"</w:instrText>
            </w:r>
            <w:r w:rsidRPr="00FB305B">
              <w:rPr>
                <w:rStyle w:val="Hyperlink"/>
                <w:noProof/>
              </w:rPr>
              <w:instrText xml:space="preserve"> </w:instrText>
            </w:r>
            <w:r w:rsidRPr="00FB305B">
              <w:rPr>
                <w:rStyle w:val="Hyperlink"/>
                <w:noProof/>
              </w:rPr>
              <w:fldChar w:fldCharType="separate"/>
            </w:r>
            <w:r w:rsidRPr="00FB305B">
              <w:rPr>
                <w:rStyle w:val="Hyperlink"/>
                <w:noProof/>
              </w:rPr>
              <w:t>6</w:t>
            </w:r>
            <w:r>
              <w:rPr>
                <w:noProof/>
                <w:sz w:val="22"/>
              </w:rPr>
              <w:tab/>
            </w:r>
            <w:r w:rsidRPr="00FB305B">
              <w:rPr>
                <w:rStyle w:val="Hyperlink"/>
                <w:noProof/>
              </w:rPr>
              <w:t>System Log</w:t>
            </w:r>
            <w:r>
              <w:rPr>
                <w:noProof/>
                <w:webHidden/>
              </w:rPr>
              <w:tab/>
            </w:r>
            <w:r>
              <w:rPr>
                <w:noProof/>
                <w:webHidden/>
              </w:rPr>
              <w:fldChar w:fldCharType="begin"/>
            </w:r>
            <w:r>
              <w:rPr>
                <w:noProof/>
                <w:webHidden/>
              </w:rPr>
              <w:instrText xml:space="preserve"> PAGEREF _Toc119582142 \h </w:instrText>
            </w:r>
          </w:ins>
          <w:r>
            <w:rPr>
              <w:noProof/>
              <w:webHidden/>
            </w:rPr>
          </w:r>
          <w:r>
            <w:rPr>
              <w:noProof/>
              <w:webHidden/>
            </w:rPr>
            <w:fldChar w:fldCharType="separate"/>
          </w:r>
          <w:ins w:id="66" w:author="BCIL" w:date="2022-11-17T13:11:00Z">
            <w:r w:rsidR="007660FD">
              <w:rPr>
                <w:noProof/>
                <w:webHidden/>
              </w:rPr>
              <w:t>8</w:t>
            </w:r>
          </w:ins>
          <w:ins w:id="67" w:author="BCIL" w:date="2022-11-17T12:52:00Z">
            <w:r>
              <w:rPr>
                <w:noProof/>
                <w:webHidden/>
              </w:rPr>
              <w:fldChar w:fldCharType="end"/>
            </w:r>
            <w:r w:rsidRPr="00FB305B">
              <w:rPr>
                <w:rStyle w:val="Hyperlink"/>
                <w:noProof/>
              </w:rPr>
              <w:fldChar w:fldCharType="end"/>
            </w:r>
          </w:ins>
        </w:p>
        <w:p w14:paraId="20C59A7D" w14:textId="77777777" w:rsidR="00872A90" w:rsidRDefault="00872A90">
          <w:pPr>
            <w:pStyle w:val="TOC2"/>
            <w:tabs>
              <w:tab w:val="left" w:pos="880"/>
              <w:tab w:val="right" w:leader="dot" w:pos="9350"/>
            </w:tabs>
            <w:rPr>
              <w:ins w:id="68" w:author="BCIL" w:date="2022-11-17T12:52:00Z"/>
              <w:noProof/>
              <w:sz w:val="22"/>
            </w:rPr>
          </w:pPr>
          <w:ins w:id="69"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"_Toc119582143"</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6.1</w:t>
            </w:r>
            <w:r>
              <w:rPr>
                <w:noProof/>
                <w:sz w:val="22"/>
              </w:rPr>
              <w:tab/>
            </w:r>
            <w:r w:rsidRPr="00FB305B">
              <w:rPr>
                <w:rStyle w:val="Hyperlink"/>
                <w:noProof/>
              </w:rPr>
              <w:t>Error Logs</w:t>
            </w:r>
            <w:r>
              <w:rPr>
                <w:noProof/>
                <w:webHidden/>
              </w:rPr>
              <w:tab/>
            </w:r>
            <w:r>
              <w:rPr>
                <w:noProof/>
                <w:webHidden/>
              </w:rPr>
              <w:fldChar w:fldCharType="begin"/>
            </w:r>
            <w:r>
              <w:rPr>
                <w:noProof/>
                <w:webHidden/>
              </w:rPr>
              <w:instrText xml:space="preserve"> PAGEREF _Toc119582143 \h </w:instrText>
            </w:r>
          </w:ins>
          <w:r>
            <w:rPr>
              <w:noProof/>
              <w:webHidden/>
            </w:rPr>
          </w:r>
          <w:r>
            <w:rPr>
              <w:noProof/>
              <w:webHidden/>
            </w:rPr>
            <w:fldChar w:fldCharType="separate"/>
          </w:r>
          <w:ins w:id="70" w:author="BCIL" w:date="2022-11-17T13:11:00Z">
            <w:r w:rsidR="007660FD">
              <w:rPr>
                <w:noProof/>
                <w:webHidden/>
              </w:rPr>
              <w:t>8</w:t>
            </w:r>
          </w:ins>
          <w:ins w:id="71" w:author="BCIL" w:date="2022-11-17T12:52:00Z">
            <w:r>
              <w:rPr>
                <w:noProof/>
                <w:webHidden/>
              </w:rPr>
              <w:fldChar w:fldCharType="end"/>
            </w:r>
            <w:r w:rsidRPr="00FB305B">
              <w:rPr>
                <w:rStyle w:val="Hyperlink"/>
                <w:noProof/>
              </w:rPr>
              <w:fldChar w:fldCharType="end"/>
            </w:r>
          </w:ins>
        </w:p>
        <w:p w14:paraId="57C46B13" w14:textId="77777777" w:rsidR="00872A90" w:rsidRDefault="00872A90">
          <w:pPr>
            <w:pStyle w:val="TOC2"/>
            <w:tabs>
              <w:tab w:val="left" w:pos="880"/>
              <w:tab w:val="right" w:leader="dot" w:pos="9350"/>
            </w:tabs>
            <w:rPr>
              <w:ins w:id="72" w:author="BCIL" w:date="2022-11-17T12:52:00Z"/>
              <w:noProof/>
              <w:sz w:val="22"/>
            </w:rPr>
          </w:pPr>
          <w:ins w:id="73"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"_Toc119582144"</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6.2</w:t>
            </w:r>
            <w:r>
              <w:rPr>
                <w:noProof/>
                <w:sz w:val="22"/>
              </w:rPr>
              <w:tab/>
            </w:r>
            <w:r w:rsidRPr="00FB305B">
              <w:rPr>
                <w:rStyle w:val="Hyperlink"/>
                <w:noProof/>
              </w:rPr>
              <w:t>Audit Logs</w:t>
            </w:r>
            <w:r>
              <w:rPr>
                <w:noProof/>
                <w:webHidden/>
              </w:rPr>
              <w:tab/>
            </w:r>
            <w:r>
              <w:rPr>
                <w:noProof/>
                <w:webHidden/>
              </w:rPr>
              <w:fldChar w:fldCharType="begin"/>
            </w:r>
            <w:r>
              <w:rPr>
                <w:noProof/>
                <w:webHidden/>
              </w:rPr>
              <w:instrText xml:space="preserve"> PAGEREF _Toc119582144 \h </w:instrText>
            </w:r>
          </w:ins>
          <w:r>
            <w:rPr>
              <w:noProof/>
              <w:webHidden/>
            </w:rPr>
          </w:r>
          <w:r>
            <w:rPr>
              <w:noProof/>
              <w:webHidden/>
            </w:rPr>
            <w:fldChar w:fldCharType="separate"/>
          </w:r>
          <w:ins w:id="74" w:author="BCIL" w:date="2022-11-17T13:11:00Z">
            <w:r w:rsidR="007660FD">
              <w:rPr>
                <w:noProof/>
                <w:webHidden/>
              </w:rPr>
              <w:t>8</w:t>
            </w:r>
          </w:ins>
          <w:ins w:id="75" w:author="BCIL" w:date="2022-11-17T12:52:00Z">
            <w:r>
              <w:rPr>
                <w:noProof/>
                <w:webHidden/>
              </w:rPr>
              <w:fldChar w:fldCharType="end"/>
            </w:r>
            <w:r w:rsidRPr="00FB305B">
              <w:rPr>
                <w:rStyle w:val="Hyperlink"/>
                <w:noProof/>
              </w:rPr>
              <w:fldChar w:fldCharType="end"/>
            </w:r>
          </w:ins>
        </w:p>
        <w:p w14:paraId="254CA48D" w14:textId="77777777" w:rsidR="00872A90" w:rsidRDefault="00872A90">
          <w:pPr>
            <w:pStyle w:val="TOC1"/>
            <w:tabs>
              <w:tab w:val="left" w:pos="400"/>
              <w:tab w:val="right" w:leader="dot" w:pos="9350"/>
            </w:tabs>
            <w:rPr>
              <w:ins w:id="76" w:author="BCIL" w:date="2022-11-17T12:52:00Z"/>
              <w:noProof/>
              <w:sz w:val="22"/>
            </w:rPr>
          </w:pPr>
          <w:ins w:id="77"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"_Toc119582145"</w:instrText>
            </w:r>
            <w:r w:rsidRPr="00FB305B">
              <w:rPr>
                <w:rStyle w:val="Hyperlink"/>
                <w:noProof/>
              </w:rPr>
              <w:instrText xml:space="preserve"> </w:instrText>
            </w:r>
            <w:r w:rsidRPr="00FB305B">
              <w:rPr>
                <w:rStyle w:val="Hyperlink"/>
                <w:noProof/>
              </w:rPr>
              <w:fldChar w:fldCharType="separate"/>
            </w:r>
            <w:r w:rsidRPr="00FB305B">
              <w:rPr>
                <w:rStyle w:val="Hyperlink"/>
                <w:noProof/>
              </w:rPr>
              <w:t>7</w:t>
            </w:r>
            <w:r>
              <w:rPr>
                <w:noProof/>
                <w:sz w:val="22"/>
              </w:rPr>
              <w:tab/>
            </w:r>
            <w:r w:rsidRPr="00FB305B">
              <w:rPr>
                <w:rStyle w:val="Hyperlink"/>
                <w:noProof/>
              </w:rPr>
              <w:t>Architectural Design</w:t>
            </w:r>
            <w:r>
              <w:rPr>
                <w:noProof/>
                <w:webHidden/>
              </w:rPr>
              <w:tab/>
            </w:r>
            <w:r>
              <w:rPr>
                <w:noProof/>
                <w:webHidden/>
              </w:rPr>
              <w:fldChar w:fldCharType="begin"/>
            </w:r>
            <w:r>
              <w:rPr>
                <w:noProof/>
                <w:webHidden/>
              </w:rPr>
              <w:instrText xml:space="preserve"> PAGEREF _Toc119582145 \h </w:instrText>
            </w:r>
          </w:ins>
          <w:r>
            <w:rPr>
              <w:noProof/>
              <w:webHidden/>
            </w:rPr>
          </w:r>
          <w:r>
            <w:rPr>
              <w:noProof/>
              <w:webHidden/>
            </w:rPr>
            <w:fldChar w:fldCharType="separate"/>
          </w:r>
          <w:ins w:id="78" w:author="BCIL" w:date="2022-11-17T13:11:00Z">
            <w:r w:rsidR="007660FD">
              <w:rPr>
                <w:noProof/>
                <w:webHidden/>
              </w:rPr>
              <w:t>9</w:t>
            </w:r>
          </w:ins>
          <w:ins w:id="79" w:author="BCIL" w:date="2022-11-17T12:52:00Z">
            <w:r>
              <w:rPr>
                <w:noProof/>
                <w:webHidden/>
              </w:rPr>
              <w:fldChar w:fldCharType="end"/>
            </w:r>
            <w:r w:rsidRPr="00FB305B">
              <w:rPr>
                <w:rStyle w:val="Hyperlink"/>
                <w:noProof/>
              </w:rPr>
              <w:fldChar w:fldCharType="end"/>
            </w:r>
          </w:ins>
        </w:p>
        <w:p w14:paraId="0851773D" w14:textId="77777777" w:rsidR="00872A90" w:rsidRDefault="00872A90">
          <w:pPr>
            <w:pStyle w:val="TOC2"/>
            <w:tabs>
              <w:tab w:val="left" w:pos="880"/>
              <w:tab w:val="right" w:leader="dot" w:pos="9350"/>
            </w:tabs>
            <w:rPr>
              <w:ins w:id="80" w:author="BCIL" w:date="2022-11-17T12:52:00Z"/>
              <w:noProof/>
              <w:sz w:val="22"/>
            </w:rPr>
          </w:pPr>
          <w:ins w:id="81"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"_Toc119582146"</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7.1</w:t>
            </w:r>
            <w:r>
              <w:rPr>
                <w:noProof/>
                <w:sz w:val="22"/>
              </w:rPr>
              <w:tab/>
            </w:r>
            <w:r w:rsidRPr="00FB305B">
              <w:rPr>
                <w:rStyle w:val="Hyperlink"/>
                <w:noProof/>
              </w:rPr>
              <w:t>Web Application</w:t>
            </w:r>
            <w:r>
              <w:rPr>
                <w:noProof/>
                <w:webHidden/>
              </w:rPr>
              <w:tab/>
            </w:r>
            <w:r>
              <w:rPr>
                <w:noProof/>
                <w:webHidden/>
              </w:rPr>
              <w:fldChar w:fldCharType="begin"/>
            </w:r>
            <w:r>
              <w:rPr>
                <w:noProof/>
                <w:webHidden/>
              </w:rPr>
              <w:instrText xml:space="preserve"> PAGEREF _Toc119582146 \h </w:instrText>
            </w:r>
          </w:ins>
          <w:r>
            <w:rPr>
              <w:noProof/>
              <w:webHidden/>
            </w:rPr>
          </w:r>
          <w:r>
            <w:rPr>
              <w:noProof/>
              <w:webHidden/>
            </w:rPr>
            <w:fldChar w:fldCharType="separate"/>
          </w:r>
          <w:ins w:id="82" w:author="BCIL" w:date="2022-11-17T13:11:00Z">
            <w:r w:rsidR="007660FD">
              <w:rPr>
                <w:noProof/>
                <w:webHidden/>
              </w:rPr>
              <w:t>9</w:t>
            </w:r>
          </w:ins>
          <w:ins w:id="83" w:author="BCIL" w:date="2022-11-17T12:52:00Z">
            <w:r>
              <w:rPr>
                <w:noProof/>
                <w:webHidden/>
              </w:rPr>
              <w:fldChar w:fldCharType="end"/>
            </w:r>
            <w:r w:rsidRPr="00FB305B">
              <w:rPr>
                <w:rStyle w:val="Hyperlink"/>
                <w:noProof/>
              </w:rPr>
              <w:fldChar w:fldCharType="end"/>
            </w:r>
          </w:ins>
        </w:p>
        <w:p w14:paraId="3858139C" w14:textId="77777777" w:rsidR="00872A90" w:rsidRDefault="00872A90">
          <w:pPr>
            <w:pStyle w:val="TOC2"/>
            <w:tabs>
              <w:tab w:val="left" w:pos="880"/>
              <w:tab w:val="right" w:leader="dot" w:pos="9350"/>
            </w:tabs>
            <w:rPr>
              <w:ins w:id="84" w:author="BCIL" w:date="2022-11-17T12:52:00Z"/>
              <w:noProof/>
              <w:sz w:val="22"/>
            </w:rPr>
          </w:pPr>
          <w:ins w:id="85"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"_Toc119582147"</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7.2</w:t>
            </w:r>
            <w:r>
              <w:rPr>
                <w:noProof/>
                <w:sz w:val="22"/>
              </w:rPr>
              <w:tab/>
            </w:r>
            <w:r w:rsidRPr="00FB305B">
              <w:rPr>
                <w:rStyle w:val="Hyperlink"/>
                <w:noProof/>
              </w:rPr>
              <w:t>Device Application</w:t>
            </w:r>
            <w:r>
              <w:rPr>
                <w:noProof/>
                <w:webHidden/>
              </w:rPr>
              <w:tab/>
            </w:r>
            <w:r>
              <w:rPr>
                <w:noProof/>
                <w:webHidden/>
              </w:rPr>
              <w:fldChar w:fldCharType="begin"/>
            </w:r>
            <w:r>
              <w:rPr>
                <w:noProof/>
                <w:webHidden/>
              </w:rPr>
              <w:instrText xml:space="preserve"> PAGEREF _Toc119582147 \h </w:instrText>
            </w:r>
          </w:ins>
          <w:r>
            <w:rPr>
              <w:noProof/>
              <w:webHidden/>
            </w:rPr>
          </w:r>
          <w:r>
            <w:rPr>
              <w:noProof/>
              <w:webHidden/>
            </w:rPr>
            <w:fldChar w:fldCharType="separate"/>
          </w:r>
          <w:ins w:id="86" w:author="BCIL" w:date="2022-11-17T13:11:00Z">
            <w:r w:rsidR="007660FD">
              <w:rPr>
                <w:noProof/>
                <w:webHidden/>
              </w:rPr>
              <w:t>9</w:t>
            </w:r>
          </w:ins>
          <w:ins w:id="87" w:author="BCIL" w:date="2022-11-17T12:52:00Z">
            <w:r>
              <w:rPr>
                <w:noProof/>
                <w:webHidden/>
              </w:rPr>
              <w:fldChar w:fldCharType="end"/>
            </w:r>
            <w:r w:rsidRPr="00FB305B">
              <w:rPr>
                <w:rStyle w:val="Hyperlink"/>
                <w:noProof/>
              </w:rPr>
              <w:fldChar w:fldCharType="end"/>
            </w:r>
          </w:ins>
        </w:p>
        <w:p w14:paraId="25F52735" w14:textId="77777777" w:rsidR="00872A90" w:rsidRDefault="00872A90">
          <w:pPr>
            <w:pStyle w:val="TOC1"/>
            <w:tabs>
              <w:tab w:val="left" w:pos="400"/>
              <w:tab w:val="right" w:leader="dot" w:pos="9350"/>
            </w:tabs>
            <w:rPr>
              <w:ins w:id="88" w:author="BCIL" w:date="2022-11-17T12:52:00Z"/>
              <w:noProof/>
              <w:sz w:val="22"/>
            </w:rPr>
          </w:pPr>
          <w:ins w:id="89"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"_Toc119582148"</w:instrText>
            </w:r>
            <w:r w:rsidRPr="00FB305B">
              <w:rPr>
                <w:rStyle w:val="Hyperlink"/>
                <w:noProof/>
              </w:rPr>
              <w:instrText xml:space="preserve"> </w:instrText>
            </w:r>
            <w:r w:rsidRPr="00FB305B">
              <w:rPr>
                <w:rStyle w:val="Hyperlink"/>
                <w:noProof/>
              </w:rPr>
              <w:fldChar w:fldCharType="separate"/>
            </w:r>
            <w:r w:rsidRPr="00FB305B">
              <w:rPr>
                <w:rStyle w:val="Hyperlink"/>
                <w:noProof/>
              </w:rPr>
              <w:t>8</w:t>
            </w:r>
            <w:r>
              <w:rPr>
                <w:noProof/>
                <w:sz w:val="22"/>
              </w:rPr>
              <w:tab/>
            </w:r>
            <w:r w:rsidRPr="00FB305B">
              <w:rPr>
                <w:rStyle w:val="Hyperlink"/>
                <w:noProof/>
              </w:rPr>
              <w:t>Application Modules</w:t>
            </w:r>
            <w:r>
              <w:rPr>
                <w:noProof/>
                <w:webHidden/>
              </w:rPr>
              <w:tab/>
            </w:r>
            <w:r>
              <w:rPr>
                <w:noProof/>
                <w:webHidden/>
              </w:rPr>
              <w:fldChar w:fldCharType="begin"/>
            </w:r>
            <w:r>
              <w:rPr>
                <w:noProof/>
                <w:webHidden/>
              </w:rPr>
              <w:instrText xml:space="preserve"> PAGEREF _Toc119582148 \h </w:instrText>
            </w:r>
          </w:ins>
          <w:r>
            <w:rPr>
              <w:noProof/>
              <w:webHidden/>
            </w:rPr>
          </w:r>
          <w:r>
            <w:rPr>
              <w:noProof/>
              <w:webHidden/>
            </w:rPr>
            <w:fldChar w:fldCharType="separate"/>
          </w:r>
          <w:ins w:id="90" w:author="BCIL" w:date="2022-11-17T13:11:00Z">
            <w:r w:rsidR="007660FD">
              <w:rPr>
                <w:noProof/>
                <w:webHidden/>
              </w:rPr>
              <w:t>10</w:t>
            </w:r>
          </w:ins>
          <w:ins w:id="91" w:author="BCIL" w:date="2022-11-17T12:52:00Z">
            <w:r>
              <w:rPr>
                <w:noProof/>
                <w:webHidden/>
              </w:rPr>
              <w:fldChar w:fldCharType="end"/>
            </w:r>
            <w:r w:rsidRPr="00FB305B">
              <w:rPr>
                <w:rStyle w:val="Hyperlink"/>
                <w:noProof/>
              </w:rPr>
              <w:fldChar w:fldCharType="end"/>
            </w:r>
          </w:ins>
        </w:p>
        <w:p w14:paraId="48EDE66F" w14:textId="77777777" w:rsidR="00872A90" w:rsidRDefault="00872A90">
          <w:pPr>
            <w:pStyle w:val="TOC2"/>
            <w:tabs>
              <w:tab w:val="left" w:pos="880"/>
              <w:tab w:val="right" w:leader="dot" w:pos="9350"/>
            </w:tabs>
            <w:rPr>
              <w:ins w:id="92" w:author="BCIL" w:date="2022-11-17T12:52:00Z"/>
              <w:noProof/>
              <w:sz w:val="22"/>
            </w:rPr>
          </w:pPr>
          <w:ins w:id="93"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"_Toc119582149"</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8.1</w:t>
            </w:r>
            <w:r>
              <w:rPr>
                <w:noProof/>
                <w:sz w:val="22"/>
              </w:rPr>
              <w:tab/>
            </w:r>
            <w:r w:rsidRPr="00FB305B">
              <w:rPr>
                <w:rStyle w:val="Hyperlink"/>
                <w:noProof/>
              </w:rPr>
              <w:t>Application Login- Web &amp; Device Application</w:t>
            </w:r>
            <w:r>
              <w:rPr>
                <w:noProof/>
                <w:webHidden/>
              </w:rPr>
              <w:tab/>
            </w:r>
            <w:r>
              <w:rPr>
                <w:noProof/>
                <w:webHidden/>
              </w:rPr>
              <w:fldChar w:fldCharType="begin"/>
            </w:r>
            <w:r>
              <w:rPr>
                <w:noProof/>
                <w:webHidden/>
              </w:rPr>
              <w:instrText xml:space="preserve"> PAGEREF _Toc119582149 \h </w:instrText>
            </w:r>
          </w:ins>
          <w:r>
            <w:rPr>
              <w:noProof/>
              <w:webHidden/>
            </w:rPr>
          </w:r>
          <w:r>
            <w:rPr>
              <w:noProof/>
              <w:webHidden/>
            </w:rPr>
            <w:fldChar w:fldCharType="separate"/>
          </w:r>
          <w:ins w:id="94" w:author="BCIL" w:date="2022-11-17T13:11:00Z">
            <w:r w:rsidR="007660FD">
              <w:rPr>
                <w:noProof/>
                <w:webHidden/>
              </w:rPr>
              <w:t>10</w:t>
            </w:r>
          </w:ins>
          <w:ins w:id="95" w:author="BCIL" w:date="2022-11-17T12:52:00Z">
            <w:r>
              <w:rPr>
                <w:noProof/>
                <w:webHidden/>
              </w:rPr>
              <w:fldChar w:fldCharType="end"/>
            </w:r>
            <w:r w:rsidRPr="00FB305B">
              <w:rPr>
                <w:rStyle w:val="Hyperlink"/>
                <w:noProof/>
              </w:rPr>
              <w:fldChar w:fldCharType="end"/>
            </w:r>
          </w:ins>
        </w:p>
        <w:p w14:paraId="69AE036B" w14:textId="77777777" w:rsidR="00872A90" w:rsidRDefault="00872A90">
          <w:pPr>
            <w:pStyle w:val="TOC2"/>
            <w:tabs>
              <w:tab w:val="left" w:pos="880"/>
              <w:tab w:val="right" w:leader="dot" w:pos="9350"/>
            </w:tabs>
            <w:rPr>
              <w:ins w:id="96" w:author="BCIL" w:date="2022-11-17T12:52:00Z"/>
              <w:noProof/>
              <w:sz w:val="22"/>
            </w:rPr>
          </w:pPr>
          <w:ins w:id="97"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"_Toc119582150"</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8.2</w:t>
            </w:r>
            <w:r>
              <w:rPr>
                <w:noProof/>
                <w:sz w:val="22"/>
              </w:rPr>
              <w:tab/>
            </w:r>
            <w:r w:rsidRPr="00FB305B">
              <w:rPr>
                <w:rStyle w:val="Hyperlink"/>
                <w:noProof/>
              </w:rPr>
              <w:t>User Management</w:t>
            </w:r>
            <w:r>
              <w:rPr>
                <w:noProof/>
                <w:webHidden/>
              </w:rPr>
              <w:tab/>
            </w:r>
            <w:r>
              <w:rPr>
                <w:noProof/>
                <w:webHidden/>
              </w:rPr>
              <w:fldChar w:fldCharType="begin"/>
            </w:r>
            <w:r>
              <w:rPr>
                <w:noProof/>
                <w:webHidden/>
              </w:rPr>
              <w:instrText xml:space="preserve"> PAGEREF _Toc119582150 \h </w:instrText>
            </w:r>
          </w:ins>
          <w:r>
            <w:rPr>
              <w:noProof/>
              <w:webHidden/>
            </w:rPr>
          </w:r>
          <w:r>
            <w:rPr>
              <w:noProof/>
              <w:webHidden/>
            </w:rPr>
            <w:fldChar w:fldCharType="separate"/>
          </w:r>
          <w:ins w:id="98" w:author="BCIL" w:date="2022-11-17T13:11:00Z">
            <w:r w:rsidR="007660FD">
              <w:rPr>
                <w:noProof/>
                <w:webHidden/>
              </w:rPr>
              <w:t>11</w:t>
            </w:r>
          </w:ins>
          <w:ins w:id="99" w:author="BCIL" w:date="2022-11-17T12:52:00Z">
            <w:r>
              <w:rPr>
                <w:noProof/>
                <w:webHidden/>
              </w:rPr>
              <w:fldChar w:fldCharType="end"/>
            </w:r>
            <w:r w:rsidRPr="00FB305B">
              <w:rPr>
                <w:rStyle w:val="Hyperlink"/>
                <w:noProof/>
              </w:rPr>
              <w:fldChar w:fldCharType="end"/>
            </w:r>
          </w:ins>
        </w:p>
        <w:p w14:paraId="53C60A91" w14:textId="77777777" w:rsidR="00872A90" w:rsidRDefault="00872A90">
          <w:pPr>
            <w:pStyle w:val="TOC3"/>
            <w:tabs>
              <w:tab w:val="right" w:leader="dot" w:pos="9350"/>
            </w:tabs>
            <w:rPr>
              <w:ins w:id="100" w:author="BCIL" w:date="2022-11-17T12:52:00Z"/>
              <w:noProof/>
              <w:sz w:val="22"/>
            </w:rPr>
          </w:pPr>
          <w:ins w:id="101"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"_Toc119582151"</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8.2.1</w:t>
            </w:r>
            <w:r w:rsidRPr="00FB305B">
              <w:rPr>
                <w:rStyle w:val="Hyperlink"/>
                <w:noProof/>
              </w:rPr>
              <w:t xml:space="preserve"> User Master</w:t>
            </w:r>
            <w:r>
              <w:rPr>
                <w:noProof/>
                <w:webHidden/>
              </w:rPr>
              <w:tab/>
            </w:r>
            <w:r>
              <w:rPr>
                <w:noProof/>
                <w:webHidden/>
              </w:rPr>
              <w:fldChar w:fldCharType="begin"/>
            </w:r>
            <w:r>
              <w:rPr>
                <w:noProof/>
                <w:webHidden/>
              </w:rPr>
              <w:instrText xml:space="preserve"> PAGEREF _Toc119582151 \h </w:instrText>
            </w:r>
          </w:ins>
          <w:r>
            <w:rPr>
              <w:noProof/>
              <w:webHidden/>
            </w:rPr>
          </w:r>
          <w:r>
            <w:rPr>
              <w:noProof/>
              <w:webHidden/>
            </w:rPr>
            <w:fldChar w:fldCharType="separate"/>
          </w:r>
          <w:ins w:id="102" w:author="BCIL" w:date="2022-11-17T13:11:00Z">
            <w:r w:rsidR="007660FD">
              <w:rPr>
                <w:noProof/>
                <w:webHidden/>
              </w:rPr>
              <w:t>11</w:t>
            </w:r>
          </w:ins>
          <w:ins w:id="103" w:author="BCIL" w:date="2022-11-17T12:52:00Z">
            <w:r>
              <w:rPr>
                <w:noProof/>
                <w:webHidden/>
              </w:rPr>
              <w:fldChar w:fldCharType="end"/>
            </w:r>
            <w:r w:rsidRPr="00FB305B">
              <w:rPr>
                <w:rStyle w:val="Hyperlink"/>
                <w:noProof/>
              </w:rPr>
              <w:fldChar w:fldCharType="end"/>
            </w:r>
          </w:ins>
        </w:p>
        <w:p w14:paraId="6F904FB0" w14:textId="77777777" w:rsidR="00872A90" w:rsidRDefault="00872A90">
          <w:pPr>
            <w:pStyle w:val="TOC3"/>
            <w:tabs>
              <w:tab w:val="right" w:leader="dot" w:pos="9350"/>
            </w:tabs>
            <w:rPr>
              <w:ins w:id="104" w:author="BCIL" w:date="2022-11-17T12:52:00Z"/>
              <w:noProof/>
              <w:sz w:val="22"/>
            </w:rPr>
          </w:pPr>
          <w:ins w:id="105"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"_Toc119582152"</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8.2.2</w:t>
            </w:r>
            <w:r w:rsidRPr="00FB305B">
              <w:rPr>
                <w:rStyle w:val="Hyperlink"/>
                <w:noProof/>
              </w:rPr>
              <w:t xml:space="preserve"> User Rights/ Permission</w:t>
            </w:r>
            <w:r>
              <w:rPr>
                <w:noProof/>
                <w:webHidden/>
              </w:rPr>
              <w:tab/>
            </w:r>
            <w:r>
              <w:rPr>
                <w:noProof/>
                <w:webHidden/>
              </w:rPr>
              <w:fldChar w:fldCharType="begin"/>
            </w:r>
            <w:r>
              <w:rPr>
                <w:noProof/>
                <w:webHidden/>
              </w:rPr>
              <w:instrText xml:space="preserve"> PAGEREF _Toc119582152 \h </w:instrText>
            </w:r>
          </w:ins>
          <w:r>
            <w:rPr>
              <w:noProof/>
              <w:webHidden/>
            </w:rPr>
          </w:r>
          <w:r>
            <w:rPr>
              <w:noProof/>
              <w:webHidden/>
            </w:rPr>
            <w:fldChar w:fldCharType="separate"/>
          </w:r>
          <w:ins w:id="106" w:author="BCIL" w:date="2022-11-17T13:11:00Z">
            <w:r w:rsidR="007660FD">
              <w:rPr>
                <w:noProof/>
                <w:webHidden/>
              </w:rPr>
              <w:t>12</w:t>
            </w:r>
          </w:ins>
          <w:ins w:id="107" w:author="BCIL" w:date="2022-11-17T12:52:00Z">
            <w:r>
              <w:rPr>
                <w:noProof/>
                <w:webHidden/>
              </w:rPr>
              <w:fldChar w:fldCharType="end"/>
            </w:r>
            <w:r w:rsidRPr="00FB305B">
              <w:rPr>
                <w:rStyle w:val="Hyperlink"/>
                <w:noProof/>
              </w:rPr>
              <w:fldChar w:fldCharType="end"/>
            </w:r>
          </w:ins>
        </w:p>
        <w:p w14:paraId="0E4E0C2D" w14:textId="77777777" w:rsidR="00872A90" w:rsidRDefault="00872A90">
          <w:pPr>
            <w:pStyle w:val="TOC3"/>
            <w:tabs>
              <w:tab w:val="right" w:leader="dot" w:pos="9350"/>
            </w:tabs>
            <w:rPr>
              <w:ins w:id="108" w:author="BCIL" w:date="2022-11-17T12:52:00Z"/>
              <w:noProof/>
              <w:sz w:val="22"/>
            </w:rPr>
          </w:pPr>
          <w:ins w:id="109"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"_Toc119582153"</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8.2.3</w:t>
            </w:r>
            <w:r w:rsidRPr="00FB305B">
              <w:rPr>
                <w:rStyle w:val="Hyperlink"/>
                <w:noProof/>
              </w:rPr>
              <w:t xml:space="preserve"> User Login</w:t>
            </w:r>
            <w:r>
              <w:rPr>
                <w:noProof/>
                <w:webHidden/>
              </w:rPr>
              <w:tab/>
            </w:r>
            <w:r>
              <w:rPr>
                <w:noProof/>
                <w:webHidden/>
              </w:rPr>
              <w:fldChar w:fldCharType="begin"/>
            </w:r>
            <w:r>
              <w:rPr>
                <w:noProof/>
                <w:webHidden/>
              </w:rPr>
              <w:instrText xml:space="preserve"> PAGEREF _Toc119582153 \h </w:instrText>
            </w:r>
          </w:ins>
          <w:r>
            <w:rPr>
              <w:noProof/>
              <w:webHidden/>
            </w:rPr>
          </w:r>
          <w:r>
            <w:rPr>
              <w:noProof/>
              <w:webHidden/>
            </w:rPr>
            <w:fldChar w:fldCharType="separate"/>
          </w:r>
          <w:ins w:id="110" w:author="BCIL" w:date="2022-11-17T13:11:00Z">
            <w:r w:rsidR="007660FD">
              <w:rPr>
                <w:noProof/>
                <w:webHidden/>
              </w:rPr>
              <w:t>13</w:t>
            </w:r>
          </w:ins>
          <w:ins w:id="111" w:author="BCIL" w:date="2022-11-17T12:52:00Z">
            <w:r>
              <w:rPr>
                <w:noProof/>
                <w:webHidden/>
              </w:rPr>
              <w:fldChar w:fldCharType="end"/>
            </w:r>
            <w:r w:rsidRPr="00FB305B">
              <w:rPr>
                <w:rStyle w:val="Hyperlink"/>
                <w:noProof/>
              </w:rPr>
              <w:fldChar w:fldCharType="end"/>
            </w:r>
          </w:ins>
        </w:p>
        <w:p w14:paraId="6335C9ED" w14:textId="77777777" w:rsidR="00872A90" w:rsidRDefault="00872A90">
          <w:pPr>
            <w:pStyle w:val="TOC2"/>
            <w:tabs>
              <w:tab w:val="left" w:pos="880"/>
              <w:tab w:val="right" w:leader="dot" w:pos="9350"/>
            </w:tabs>
            <w:rPr>
              <w:ins w:id="112" w:author="BCIL" w:date="2022-11-17T12:52:00Z"/>
              <w:noProof/>
              <w:sz w:val="22"/>
            </w:rPr>
          </w:pPr>
          <w:ins w:id="113"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"_Toc119582154"</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8.3</w:t>
            </w:r>
            <w:r>
              <w:rPr>
                <w:noProof/>
                <w:sz w:val="22"/>
              </w:rPr>
              <w:tab/>
            </w:r>
            <w:r w:rsidRPr="00FB305B">
              <w:rPr>
                <w:rStyle w:val="Hyperlink"/>
                <w:noProof/>
              </w:rPr>
              <w:t>Masters</w:t>
            </w:r>
            <w:r>
              <w:rPr>
                <w:noProof/>
                <w:webHidden/>
              </w:rPr>
              <w:tab/>
            </w:r>
            <w:r>
              <w:rPr>
                <w:noProof/>
                <w:webHidden/>
              </w:rPr>
              <w:fldChar w:fldCharType="begin"/>
            </w:r>
            <w:r>
              <w:rPr>
                <w:noProof/>
                <w:webHidden/>
              </w:rPr>
              <w:instrText xml:space="preserve"> PAGEREF _Toc119582154 \h </w:instrText>
            </w:r>
          </w:ins>
          <w:r>
            <w:rPr>
              <w:noProof/>
              <w:webHidden/>
            </w:rPr>
          </w:r>
          <w:r>
            <w:rPr>
              <w:noProof/>
              <w:webHidden/>
            </w:rPr>
            <w:fldChar w:fldCharType="separate"/>
          </w:r>
          <w:ins w:id="114" w:author="BCIL" w:date="2022-11-17T13:11:00Z">
            <w:r w:rsidR="007660FD">
              <w:rPr>
                <w:noProof/>
                <w:webHidden/>
              </w:rPr>
              <w:t>14</w:t>
            </w:r>
          </w:ins>
          <w:ins w:id="115" w:author="BCIL" w:date="2022-11-17T12:52:00Z">
            <w:r>
              <w:rPr>
                <w:noProof/>
                <w:webHidden/>
              </w:rPr>
              <w:fldChar w:fldCharType="end"/>
            </w:r>
            <w:r w:rsidRPr="00FB305B">
              <w:rPr>
                <w:rStyle w:val="Hyperlink"/>
                <w:noProof/>
              </w:rPr>
              <w:fldChar w:fldCharType="end"/>
            </w:r>
          </w:ins>
        </w:p>
        <w:p w14:paraId="2190700D" w14:textId="77777777" w:rsidR="00872A90" w:rsidRDefault="00872A90">
          <w:pPr>
            <w:pStyle w:val="TOC3"/>
            <w:tabs>
              <w:tab w:val="right" w:leader="dot" w:pos="9350"/>
            </w:tabs>
            <w:rPr>
              <w:ins w:id="116" w:author="BCIL" w:date="2022-11-17T12:52:00Z"/>
              <w:noProof/>
              <w:sz w:val="22"/>
            </w:rPr>
          </w:pPr>
          <w:ins w:id="117"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"_Toc119582155"</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8.3.1</w:t>
            </w:r>
            <w:r w:rsidRPr="00FB305B">
              <w:rPr>
                <w:rStyle w:val="Hyperlink"/>
                <w:noProof/>
              </w:rPr>
              <w:t xml:space="preserve"> Mould Master</w:t>
            </w:r>
            <w:r>
              <w:rPr>
                <w:noProof/>
                <w:webHidden/>
              </w:rPr>
              <w:tab/>
            </w:r>
            <w:r>
              <w:rPr>
                <w:noProof/>
                <w:webHidden/>
              </w:rPr>
              <w:fldChar w:fldCharType="begin"/>
            </w:r>
            <w:r>
              <w:rPr>
                <w:noProof/>
                <w:webHidden/>
              </w:rPr>
              <w:instrText xml:space="preserve"> PAGEREF _Toc119582155 \h </w:instrText>
            </w:r>
          </w:ins>
          <w:r>
            <w:rPr>
              <w:noProof/>
              <w:webHidden/>
            </w:rPr>
          </w:r>
          <w:r>
            <w:rPr>
              <w:noProof/>
              <w:webHidden/>
            </w:rPr>
            <w:fldChar w:fldCharType="separate"/>
          </w:r>
          <w:ins w:id="118" w:author="BCIL" w:date="2022-11-17T13:11:00Z">
            <w:r w:rsidR="007660FD">
              <w:rPr>
                <w:noProof/>
                <w:webHidden/>
              </w:rPr>
              <w:t>14</w:t>
            </w:r>
          </w:ins>
          <w:ins w:id="119" w:author="BCIL" w:date="2022-11-17T12:52:00Z">
            <w:r>
              <w:rPr>
                <w:noProof/>
                <w:webHidden/>
              </w:rPr>
              <w:fldChar w:fldCharType="end"/>
            </w:r>
            <w:r w:rsidRPr="00FB305B">
              <w:rPr>
                <w:rStyle w:val="Hyperlink"/>
                <w:noProof/>
              </w:rPr>
              <w:fldChar w:fldCharType="end"/>
            </w:r>
          </w:ins>
        </w:p>
        <w:p w14:paraId="3D276C3A" w14:textId="77777777" w:rsidR="00872A90" w:rsidRDefault="00872A90">
          <w:pPr>
            <w:pStyle w:val="TOC3"/>
            <w:tabs>
              <w:tab w:val="right" w:leader="dot" w:pos="9350"/>
            </w:tabs>
            <w:rPr>
              <w:ins w:id="120" w:author="BCIL" w:date="2022-11-17T12:52:00Z"/>
              <w:noProof/>
              <w:sz w:val="22"/>
            </w:rPr>
          </w:pPr>
          <w:ins w:id="121"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"_Toc119582156"</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8.3.2</w:t>
            </w:r>
            <w:r w:rsidRPr="00FB305B">
              <w:rPr>
                <w:rStyle w:val="Hyperlink"/>
                <w:noProof/>
              </w:rPr>
              <w:t xml:space="preserve"> Segment Master</w:t>
            </w:r>
            <w:r>
              <w:rPr>
                <w:noProof/>
                <w:webHidden/>
              </w:rPr>
              <w:tab/>
            </w:r>
            <w:r>
              <w:rPr>
                <w:noProof/>
                <w:webHidden/>
              </w:rPr>
              <w:fldChar w:fldCharType="begin"/>
            </w:r>
            <w:r>
              <w:rPr>
                <w:noProof/>
                <w:webHidden/>
              </w:rPr>
              <w:instrText xml:space="preserve"> PAGEREF _Toc119582156 \h </w:instrText>
            </w:r>
          </w:ins>
          <w:r>
            <w:rPr>
              <w:noProof/>
              <w:webHidden/>
            </w:rPr>
          </w:r>
          <w:r>
            <w:rPr>
              <w:noProof/>
              <w:webHidden/>
            </w:rPr>
            <w:fldChar w:fldCharType="separate"/>
          </w:r>
          <w:ins w:id="122" w:author="BCIL" w:date="2022-11-17T13:11:00Z">
            <w:r w:rsidR="007660FD">
              <w:rPr>
                <w:noProof/>
                <w:webHidden/>
              </w:rPr>
              <w:t>15</w:t>
            </w:r>
          </w:ins>
          <w:ins w:id="123" w:author="BCIL" w:date="2022-11-17T12:52:00Z">
            <w:r>
              <w:rPr>
                <w:noProof/>
                <w:webHidden/>
              </w:rPr>
              <w:fldChar w:fldCharType="end"/>
            </w:r>
            <w:r w:rsidRPr="00FB305B">
              <w:rPr>
                <w:rStyle w:val="Hyperlink"/>
                <w:noProof/>
              </w:rPr>
              <w:fldChar w:fldCharType="end"/>
            </w:r>
          </w:ins>
        </w:p>
        <w:p w14:paraId="2C6FCE2E" w14:textId="77777777" w:rsidR="00872A90" w:rsidRDefault="00872A90">
          <w:pPr>
            <w:pStyle w:val="TOC3"/>
            <w:tabs>
              <w:tab w:val="right" w:leader="dot" w:pos="9350"/>
            </w:tabs>
            <w:rPr>
              <w:ins w:id="124" w:author="BCIL" w:date="2022-11-17T12:52:00Z"/>
              <w:noProof/>
              <w:sz w:val="22"/>
            </w:rPr>
          </w:pPr>
          <w:ins w:id="125"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"_Toc119582157"</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8.3.3</w:t>
            </w:r>
            <w:r w:rsidRPr="00FB305B">
              <w:rPr>
                <w:rStyle w:val="Hyperlink"/>
                <w:noProof/>
              </w:rPr>
              <w:t xml:space="preserve"> Yard Location Master</w:t>
            </w:r>
            <w:r>
              <w:rPr>
                <w:noProof/>
                <w:webHidden/>
              </w:rPr>
              <w:tab/>
            </w:r>
            <w:r>
              <w:rPr>
                <w:noProof/>
                <w:webHidden/>
              </w:rPr>
              <w:fldChar w:fldCharType="begin"/>
            </w:r>
            <w:r>
              <w:rPr>
                <w:noProof/>
                <w:webHidden/>
              </w:rPr>
              <w:instrText xml:space="preserve"> PAGEREF _Toc119582157 \h </w:instrText>
            </w:r>
          </w:ins>
          <w:r>
            <w:rPr>
              <w:noProof/>
              <w:webHidden/>
            </w:rPr>
          </w:r>
          <w:r>
            <w:rPr>
              <w:noProof/>
              <w:webHidden/>
            </w:rPr>
            <w:fldChar w:fldCharType="separate"/>
          </w:r>
          <w:ins w:id="126" w:author="BCIL" w:date="2022-11-17T13:11:00Z">
            <w:r w:rsidR="007660FD">
              <w:rPr>
                <w:noProof/>
                <w:webHidden/>
              </w:rPr>
              <w:t>16</w:t>
            </w:r>
          </w:ins>
          <w:ins w:id="127" w:author="BCIL" w:date="2022-11-17T12:52:00Z">
            <w:r>
              <w:rPr>
                <w:noProof/>
                <w:webHidden/>
              </w:rPr>
              <w:fldChar w:fldCharType="end"/>
            </w:r>
            <w:r w:rsidRPr="00FB305B">
              <w:rPr>
                <w:rStyle w:val="Hyperlink"/>
                <w:noProof/>
              </w:rPr>
              <w:fldChar w:fldCharType="end"/>
            </w:r>
          </w:ins>
        </w:p>
        <w:p w14:paraId="58457DC5" w14:textId="77777777" w:rsidR="00872A90" w:rsidRDefault="00872A90">
          <w:pPr>
            <w:pStyle w:val="TOC3"/>
            <w:tabs>
              <w:tab w:val="right" w:leader="dot" w:pos="9350"/>
            </w:tabs>
            <w:rPr>
              <w:ins w:id="128" w:author="BCIL" w:date="2022-11-17T12:52:00Z"/>
              <w:noProof/>
              <w:sz w:val="22"/>
            </w:rPr>
          </w:pPr>
          <w:ins w:id="129"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"_Toc119582158"</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8.3.4</w:t>
            </w:r>
            <w:r w:rsidRPr="00FB305B">
              <w:rPr>
                <w:rStyle w:val="Hyperlink"/>
                <w:noProof/>
              </w:rPr>
              <w:t xml:space="preserve"> Erection Site Master</w:t>
            </w:r>
            <w:r>
              <w:rPr>
                <w:noProof/>
                <w:webHidden/>
              </w:rPr>
              <w:tab/>
            </w:r>
            <w:r>
              <w:rPr>
                <w:noProof/>
                <w:webHidden/>
              </w:rPr>
              <w:fldChar w:fldCharType="begin"/>
            </w:r>
            <w:r>
              <w:rPr>
                <w:noProof/>
                <w:webHidden/>
              </w:rPr>
              <w:instrText xml:space="preserve"> PAGEREF _Toc119582158 \h </w:instrText>
            </w:r>
          </w:ins>
          <w:r>
            <w:rPr>
              <w:noProof/>
              <w:webHidden/>
            </w:rPr>
          </w:r>
          <w:r>
            <w:rPr>
              <w:noProof/>
              <w:webHidden/>
            </w:rPr>
            <w:fldChar w:fldCharType="separate"/>
          </w:r>
          <w:ins w:id="130" w:author="BCIL" w:date="2022-11-17T13:11:00Z">
            <w:r w:rsidR="007660FD">
              <w:rPr>
                <w:noProof/>
                <w:webHidden/>
              </w:rPr>
              <w:t>16</w:t>
            </w:r>
          </w:ins>
          <w:ins w:id="131" w:author="BCIL" w:date="2022-11-17T12:52:00Z">
            <w:r>
              <w:rPr>
                <w:noProof/>
                <w:webHidden/>
              </w:rPr>
              <w:fldChar w:fldCharType="end"/>
            </w:r>
            <w:r w:rsidRPr="00FB305B">
              <w:rPr>
                <w:rStyle w:val="Hyperlink"/>
                <w:noProof/>
              </w:rPr>
              <w:fldChar w:fldCharType="end"/>
            </w:r>
          </w:ins>
        </w:p>
        <w:p w14:paraId="7CF6DE35" w14:textId="77777777" w:rsidR="00872A90" w:rsidRDefault="00872A90">
          <w:pPr>
            <w:pStyle w:val="TOC3"/>
            <w:tabs>
              <w:tab w:val="right" w:leader="dot" w:pos="9350"/>
            </w:tabs>
            <w:rPr>
              <w:ins w:id="132" w:author="BCIL" w:date="2022-11-17T12:52:00Z"/>
              <w:noProof/>
              <w:sz w:val="22"/>
            </w:rPr>
          </w:pPr>
          <w:ins w:id="133"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"_Toc119582159"</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8.3.5</w:t>
            </w:r>
            <w:r w:rsidRPr="00FB305B">
              <w:rPr>
                <w:rStyle w:val="Hyperlink"/>
                <w:noProof/>
              </w:rPr>
              <w:t xml:space="preserve"> Drive (Zone) Master</w:t>
            </w:r>
            <w:r>
              <w:rPr>
                <w:noProof/>
                <w:webHidden/>
              </w:rPr>
              <w:tab/>
            </w:r>
            <w:r>
              <w:rPr>
                <w:noProof/>
                <w:webHidden/>
              </w:rPr>
              <w:fldChar w:fldCharType="begin"/>
            </w:r>
            <w:r>
              <w:rPr>
                <w:noProof/>
                <w:webHidden/>
              </w:rPr>
              <w:instrText xml:space="preserve"> PAGEREF _Toc119582159 \h </w:instrText>
            </w:r>
          </w:ins>
          <w:r>
            <w:rPr>
              <w:noProof/>
              <w:webHidden/>
            </w:rPr>
          </w:r>
          <w:r>
            <w:rPr>
              <w:noProof/>
              <w:webHidden/>
            </w:rPr>
            <w:fldChar w:fldCharType="separate"/>
          </w:r>
          <w:ins w:id="134" w:author="BCIL" w:date="2022-11-17T13:11:00Z">
            <w:r w:rsidR="007660FD">
              <w:rPr>
                <w:noProof/>
                <w:webHidden/>
              </w:rPr>
              <w:t>17</w:t>
            </w:r>
          </w:ins>
          <w:ins w:id="135" w:author="BCIL" w:date="2022-11-17T12:52:00Z">
            <w:r>
              <w:rPr>
                <w:noProof/>
                <w:webHidden/>
              </w:rPr>
              <w:fldChar w:fldCharType="end"/>
            </w:r>
            <w:r w:rsidRPr="00FB305B">
              <w:rPr>
                <w:rStyle w:val="Hyperlink"/>
                <w:noProof/>
              </w:rPr>
              <w:fldChar w:fldCharType="end"/>
            </w:r>
          </w:ins>
        </w:p>
        <w:p w14:paraId="25B789D2" w14:textId="77777777" w:rsidR="00872A90" w:rsidRDefault="00872A90">
          <w:pPr>
            <w:pStyle w:val="TOC3"/>
            <w:tabs>
              <w:tab w:val="right" w:leader="dot" w:pos="9350"/>
            </w:tabs>
            <w:rPr>
              <w:ins w:id="136" w:author="BCIL" w:date="2022-11-17T12:52:00Z"/>
              <w:noProof/>
              <w:sz w:val="22"/>
            </w:rPr>
          </w:pPr>
          <w:ins w:id="137"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"_Toc119582160"</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8.3.6</w:t>
            </w:r>
            <w:r w:rsidRPr="00FB305B">
              <w:rPr>
                <w:rStyle w:val="Hyperlink"/>
                <w:noProof/>
              </w:rPr>
              <w:t xml:space="preserve"> Configuration Setting</w:t>
            </w:r>
            <w:r>
              <w:rPr>
                <w:noProof/>
                <w:webHidden/>
              </w:rPr>
              <w:tab/>
            </w:r>
            <w:r>
              <w:rPr>
                <w:noProof/>
                <w:webHidden/>
              </w:rPr>
              <w:fldChar w:fldCharType="begin"/>
            </w:r>
            <w:r>
              <w:rPr>
                <w:noProof/>
                <w:webHidden/>
              </w:rPr>
              <w:instrText xml:space="preserve"> PAGEREF _Toc119582160 \h </w:instrText>
            </w:r>
          </w:ins>
          <w:r>
            <w:rPr>
              <w:noProof/>
              <w:webHidden/>
            </w:rPr>
          </w:r>
          <w:r>
            <w:rPr>
              <w:noProof/>
              <w:webHidden/>
            </w:rPr>
            <w:fldChar w:fldCharType="separate"/>
          </w:r>
          <w:ins w:id="138" w:author="BCIL" w:date="2022-11-17T13:11:00Z">
            <w:r w:rsidR="007660FD">
              <w:rPr>
                <w:noProof/>
                <w:webHidden/>
              </w:rPr>
              <w:t>18</w:t>
            </w:r>
          </w:ins>
          <w:ins w:id="139" w:author="BCIL" w:date="2022-11-17T12:52:00Z">
            <w:r>
              <w:rPr>
                <w:noProof/>
                <w:webHidden/>
              </w:rPr>
              <w:fldChar w:fldCharType="end"/>
            </w:r>
            <w:r w:rsidRPr="00FB305B">
              <w:rPr>
                <w:rStyle w:val="Hyperlink"/>
                <w:noProof/>
              </w:rPr>
              <w:fldChar w:fldCharType="end"/>
            </w:r>
          </w:ins>
        </w:p>
        <w:p w14:paraId="0D2F0CCB" w14:textId="77777777" w:rsidR="00872A90" w:rsidRDefault="00872A90">
          <w:pPr>
            <w:pStyle w:val="TOC2"/>
            <w:tabs>
              <w:tab w:val="left" w:pos="880"/>
              <w:tab w:val="right" w:leader="dot" w:pos="9350"/>
            </w:tabs>
            <w:rPr>
              <w:ins w:id="140" w:author="BCIL" w:date="2022-11-17T12:52:00Z"/>
              <w:noProof/>
              <w:sz w:val="22"/>
            </w:rPr>
          </w:pPr>
          <w:ins w:id="141"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"_Toc119582161"</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8.4</w:t>
            </w:r>
            <w:r>
              <w:rPr>
                <w:noProof/>
                <w:sz w:val="22"/>
              </w:rPr>
              <w:tab/>
            </w:r>
            <w:r w:rsidRPr="00FB305B">
              <w:rPr>
                <w:rStyle w:val="Hyperlink"/>
                <w:noProof/>
              </w:rPr>
              <w:t>Segment Creations</w:t>
            </w:r>
            <w:r>
              <w:rPr>
                <w:noProof/>
                <w:webHidden/>
              </w:rPr>
              <w:tab/>
            </w:r>
            <w:r>
              <w:rPr>
                <w:noProof/>
                <w:webHidden/>
              </w:rPr>
              <w:fldChar w:fldCharType="begin"/>
            </w:r>
            <w:r>
              <w:rPr>
                <w:noProof/>
                <w:webHidden/>
              </w:rPr>
              <w:instrText xml:space="preserve"> PAGEREF _Toc119582161 \h </w:instrText>
            </w:r>
          </w:ins>
          <w:r>
            <w:rPr>
              <w:noProof/>
              <w:webHidden/>
            </w:rPr>
          </w:r>
          <w:r>
            <w:rPr>
              <w:noProof/>
              <w:webHidden/>
            </w:rPr>
            <w:fldChar w:fldCharType="separate"/>
          </w:r>
          <w:ins w:id="142" w:author="BCIL" w:date="2022-11-17T13:11:00Z">
            <w:r w:rsidR="007660FD">
              <w:rPr>
                <w:noProof/>
                <w:webHidden/>
              </w:rPr>
              <w:t>19</w:t>
            </w:r>
          </w:ins>
          <w:ins w:id="143" w:author="BCIL" w:date="2022-11-17T12:52:00Z">
            <w:r>
              <w:rPr>
                <w:noProof/>
                <w:webHidden/>
              </w:rPr>
              <w:fldChar w:fldCharType="end"/>
            </w:r>
            <w:r w:rsidRPr="00FB305B">
              <w:rPr>
                <w:rStyle w:val="Hyperlink"/>
                <w:noProof/>
              </w:rPr>
              <w:fldChar w:fldCharType="end"/>
            </w:r>
          </w:ins>
        </w:p>
        <w:p w14:paraId="610A7081" w14:textId="77777777" w:rsidR="00872A90" w:rsidRDefault="00872A90">
          <w:pPr>
            <w:pStyle w:val="TOC3"/>
            <w:tabs>
              <w:tab w:val="right" w:leader="dot" w:pos="9350"/>
            </w:tabs>
            <w:rPr>
              <w:ins w:id="144" w:author="BCIL" w:date="2022-11-17T12:52:00Z"/>
              <w:noProof/>
              <w:sz w:val="22"/>
            </w:rPr>
          </w:pPr>
          <w:ins w:id="145"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"_Toc119582162"</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8.4.1</w:t>
            </w:r>
            <w:r w:rsidRPr="00FB305B">
              <w:rPr>
                <w:rStyle w:val="Hyperlink"/>
                <w:noProof/>
              </w:rPr>
              <w:t xml:space="preserve"> Segment Casting &amp; RFID Tagging</w:t>
            </w:r>
            <w:r>
              <w:rPr>
                <w:noProof/>
                <w:webHidden/>
              </w:rPr>
              <w:tab/>
            </w:r>
            <w:r>
              <w:rPr>
                <w:noProof/>
                <w:webHidden/>
              </w:rPr>
              <w:fldChar w:fldCharType="begin"/>
            </w:r>
            <w:r>
              <w:rPr>
                <w:noProof/>
                <w:webHidden/>
              </w:rPr>
              <w:instrText xml:space="preserve"> PAGEREF _Toc119582162 \h </w:instrText>
            </w:r>
          </w:ins>
          <w:r>
            <w:rPr>
              <w:noProof/>
              <w:webHidden/>
            </w:rPr>
          </w:r>
          <w:r>
            <w:rPr>
              <w:noProof/>
              <w:webHidden/>
            </w:rPr>
            <w:fldChar w:fldCharType="separate"/>
          </w:r>
          <w:ins w:id="146" w:author="BCIL" w:date="2022-11-17T13:11:00Z">
            <w:r w:rsidR="007660FD">
              <w:rPr>
                <w:noProof/>
                <w:webHidden/>
              </w:rPr>
              <w:t>19</w:t>
            </w:r>
          </w:ins>
          <w:ins w:id="147" w:author="BCIL" w:date="2022-11-17T12:52:00Z">
            <w:r>
              <w:rPr>
                <w:noProof/>
                <w:webHidden/>
              </w:rPr>
              <w:fldChar w:fldCharType="end"/>
            </w:r>
            <w:r w:rsidRPr="00FB305B">
              <w:rPr>
                <w:rStyle w:val="Hyperlink"/>
                <w:noProof/>
              </w:rPr>
              <w:fldChar w:fldCharType="end"/>
            </w:r>
          </w:ins>
        </w:p>
        <w:p w14:paraId="688AFDDF" w14:textId="77777777" w:rsidR="00872A90" w:rsidRDefault="00872A90">
          <w:pPr>
            <w:pStyle w:val="TOC3"/>
            <w:tabs>
              <w:tab w:val="right" w:leader="dot" w:pos="9350"/>
            </w:tabs>
            <w:rPr>
              <w:ins w:id="148" w:author="BCIL" w:date="2022-11-17T12:52:00Z"/>
              <w:noProof/>
              <w:sz w:val="22"/>
            </w:rPr>
          </w:pPr>
          <w:ins w:id="149"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"_Toc119582163"</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8.4.2</w:t>
            </w:r>
            <w:r w:rsidRPr="00FB305B">
              <w:rPr>
                <w:rStyle w:val="Hyperlink"/>
                <w:noProof/>
              </w:rPr>
              <w:t xml:space="preserve"> RFID Tag Moulding</w:t>
            </w:r>
            <w:r>
              <w:rPr>
                <w:noProof/>
                <w:webHidden/>
              </w:rPr>
              <w:tab/>
            </w:r>
            <w:r>
              <w:rPr>
                <w:noProof/>
                <w:webHidden/>
              </w:rPr>
              <w:fldChar w:fldCharType="begin"/>
            </w:r>
            <w:r>
              <w:rPr>
                <w:noProof/>
                <w:webHidden/>
              </w:rPr>
              <w:instrText xml:space="preserve"> PAGEREF _Toc119582163 \h </w:instrText>
            </w:r>
          </w:ins>
          <w:r>
            <w:rPr>
              <w:noProof/>
              <w:webHidden/>
            </w:rPr>
          </w:r>
          <w:r>
            <w:rPr>
              <w:noProof/>
              <w:webHidden/>
            </w:rPr>
            <w:fldChar w:fldCharType="separate"/>
          </w:r>
          <w:ins w:id="150" w:author="BCIL" w:date="2022-11-17T13:11:00Z">
            <w:r w:rsidR="007660FD">
              <w:rPr>
                <w:noProof/>
                <w:webHidden/>
              </w:rPr>
              <w:t>21</w:t>
            </w:r>
          </w:ins>
          <w:ins w:id="151" w:author="BCIL" w:date="2022-11-17T12:52:00Z">
            <w:r>
              <w:rPr>
                <w:noProof/>
                <w:webHidden/>
              </w:rPr>
              <w:fldChar w:fldCharType="end"/>
            </w:r>
            <w:r w:rsidRPr="00FB305B">
              <w:rPr>
                <w:rStyle w:val="Hyperlink"/>
                <w:noProof/>
              </w:rPr>
              <w:fldChar w:fldCharType="end"/>
            </w:r>
          </w:ins>
        </w:p>
        <w:p w14:paraId="373A3B44" w14:textId="77777777" w:rsidR="00872A90" w:rsidRDefault="00872A90">
          <w:pPr>
            <w:pStyle w:val="TOC3"/>
            <w:tabs>
              <w:tab w:val="right" w:leader="dot" w:pos="9350"/>
            </w:tabs>
            <w:rPr>
              <w:ins w:id="152" w:author="BCIL" w:date="2022-11-17T12:52:00Z"/>
              <w:noProof/>
              <w:sz w:val="22"/>
            </w:rPr>
          </w:pPr>
          <w:ins w:id="153"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"_Toc119582164"</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8.4.3</w:t>
            </w:r>
            <w:r w:rsidRPr="00FB305B">
              <w:rPr>
                <w:rStyle w:val="Hyperlink"/>
                <w:noProof/>
              </w:rPr>
              <w:t xml:space="preserve"> Concrete Pouring</w:t>
            </w:r>
            <w:r>
              <w:rPr>
                <w:noProof/>
                <w:webHidden/>
              </w:rPr>
              <w:tab/>
            </w:r>
            <w:r>
              <w:rPr>
                <w:noProof/>
                <w:webHidden/>
              </w:rPr>
              <w:fldChar w:fldCharType="begin"/>
            </w:r>
            <w:r>
              <w:rPr>
                <w:noProof/>
                <w:webHidden/>
              </w:rPr>
              <w:instrText xml:space="preserve"> PAGEREF _Toc119582164 \h </w:instrText>
            </w:r>
          </w:ins>
          <w:r>
            <w:rPr>
              <w:noProof/>
              <w:webHidden/>
            </w:rPr>
          </w:r>
          <w:r>
            <w:rPr>
              <w:noProof/>
              <w:webHidden/>
            </w:rPr>
            <w:fldChar w:fldCharType="separate"/>
          </w:r>
          <w:ins w:id="154" w:author="BCIL" w:date="2022-11-17T13:11:00Z">
            <w:r w:rsidR="007660FD">
              <w:rPr>
                <w:noProof/>
                <w:webHidden/>
              </w:rPr>
              <w:t>23</w:t>
            </w:r>
          </w:ins>
          <w:ins w:id="155" w:author="BCIL" w:date="2022-11-17T12:52:00Z">
            <w:r>
              <w:rPr>
                <w:noProof/>
                <w:webHidden/>
              </w:rPr>
              <w:fldChar w:fldCharType="end"/>
            </w:r>
            <w:r w:rsidRPr="00FB305B">
              <w:rPr>
                <w:rStyle w:val="Hyperlink"/>
                <w:noProof/>
              </w:rPr>
              <w:fldChar w:fldCharType="end"/>
            </w:r>
          </w:ins>
        </w:p>
        <w:p w14:paraId="50005EB8" w14:textId="77777777" w:rsidR="00872A90" w:rsidRDefault="00872A90">
          <w:pPr>
            <w:pStyle w:val="TOC3"/>
            <w:tabs>
              <w:tab w:val="right" w:leader="dot" w:pos="9350"/>
            </w:tabs>
            <w:rPr>
              <w:ins w:id="156" w:author="BCIL" w:date="2022-11-17T12:52:00Z"/>
              <w:noProof/>
              <w:sz w:val="22"/>
            </w:rPr>
          </w:pPr>
          <w:ins w:id="157"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"_Toc119582165"</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8.4.4</w:t>
            </w:r>
            <w:r w:rsidRPr="00FB305B">
              <w:rPr>
                <w:rStyle w:val="Hyperlink"/>
                <w:noProof/>
              </w:rPr>
              <w:t xml:space="preserve"> De-Moulding</w:t>
            </w:r>
            <w:r>
              <w:rPr>
                <w:noProof/>
                <w:webHidden/>
              </w:rPr>
              <w:tab/>
            </w:r>
            <w:r>
              <w:rPr>
                <w:noProof/>
                <w:webHidden/>
              </w:rPr>
              <w:fldChar w:fldCharType="begin"/>
            </w:r>
            <w:r>
              <w:rPr>
                <w:noProof/>
                <w:webHidden/>
              </w:rPr>
              <w:instrText xml:space="preserve"> PAGEREF _Toc119582165 \h </w:instrText>
            </w:r>
          </w:ins>
          <w:r>
            <w:rPr>
              <w:noProof/>
              <w:webHidden/>
            </w:rPr>
          </w:r>
          <w:r>
            <w:rPr>
              <w:noProof/>
              <w:webHidden/>
            </w:rPr>
            <w:fldChar w:fldCharType="separate"/>
          </w:r>
          <w:ins w:id="158" w:author="BCIL" w:date="2022-11-17T13:11:00Z">
            <w:r w:rsidR="007660FD">
              <w:rPr>
                <w:noProof/>
                <w:webHidden/>
              </w:rPr>
              <w:t>25</w:t>
            </w:r>
          </w:ins>
          <w:ins w:id="159" w:author="BCIL" w:date="2022-11-17T12:52:00Z">
            <w:r>
              <w:rPr>
                <w:noProof/>
                <w:webHidden/>
              </w:rPr>
              <w:fldChar w:fldCharType="end"/>
            </w:r>
            <w:r w:rsidRPr="00FB305B">
              <w:rPr>
                <w:rStyle w:val="Hyperlink"/>
                <w:noProof/>
              </w:rPr>
              <w:fldChar w:fldCharType="end"/>
            </w:r>
          </w:ins>
        </w:p>
        <w:p w14:paraId="393E8978" w14:textId="77777777" w:rsidR="00872A90" w:rsidRDefault="00872A90">
          <w:pPr>
            <w:pStyle w:val="TOC2"/>
            <w:tabs>
              <w:tab w:val="left" w:pos="880"/>
              <w:tab w:val="right" w:leader="dot" w:pos="9350"/>
            </w:tabs>
            <w:rPr>
              <w:ins w:id="160" w:author="BCIL" w:date="2022-11-17T12:52:00Z"/>
              <w:noProof/>
              <w:sz w:val="22"/>
            </w:rPr>
          </w:pPr>
          <w:ins w:id="161" w:author="BCIL" w:date="2022-11-17T12:52:00Z">
            <w:r w:rsidRPr="00FB305B">
              <w:rPr>
                <w:rStyle w:val="Hyperlink"/>
                <w:noProof/>
              </w:rPr>
              <w:lastRenderedPageBreak/>
              <w:fldChar w:fldCharType="begin"/>
            </w:r>
            <w:r w:rsidRPr="00FB305B">
              <w:rPr>
                <w:rStyle w:val="Hyperlink"/>
                <w:noProof/>
              </w:rPr>
              <w:instrText xml:space="preserve"> </w:instrText>
            </w:r>
            <w:r>
              <w:rPr>
                <w:noProof/>
              </w:rPr>
              <w:instrText>HYPERLINK \l "_Toc119582166"</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8.5</w:t>
            </w:r>
            <w:r>
              <w:rPr>
                <w:noProof/>
                <w:sz w:val="22"/>
              </w:rPr>
              <w:tab/>
            </w:r>
            <w:r w:rsidRPr="00FB305B">
              <w:rPr>
                <w:rStyle w:val="Hyperlink"/>
                <w:noProof/>
              </w:rPr>
              <w:t>Casting Yard Operations</w:t>
            </w:r>
            <w:r>
              <w:rPr>
                <w:noProof/>
                <w:webHidden/>
              </w:rPr>
              <w:tab/>
            </w:r>
            <w:r>
              <w:rPr>
                <w:noProof/>
                <w:webHidden/>
              </w:rPr>
              <w:fldChar w:fldCharType="begin"/>
            </w:r>
            <w:r>
              <w:rPr>
                <w:noProof/>
                <w:webHidden/>
              </w:rPr>
              <w:instrText xml:space="preserve"> PAGEREF _Toc119582166 \h </w:instrText>
            </w:r>
          </w:ins>
          <w:r>
            <w:rPr>
              <w:noProof/>
              <w:webHidden/>
            </w:rPr>
          </w:r>
          <w:r>
            <w:rPr>
              <w:noProof/>
              <w:webHidden/>
            </w:rPr>
            <w:fldChar w:fldCharType="separate"/>
          </w:r>
          <w:ins w:id="162" w:author="BCIL" w:date="2022-11-17T13:11:00Z">
            <w:r w:rsidR="007660FD">
              <w:rPr>
                <w:noProof/>
                <w:webHidden/>
              </w:rPr>
              <w:t>27</w:t>
            </w:r>
          </w:ins>
          <w:ins w:id="163" w:author="BCIL" w:date="2022-11-17T12:52:00Z">
            <w:r>
              <w:rPr>
                <w:noProof/>
                <w:webHidden/>
              </w:rPr>
              <w:fldChar w:fldCharType="end"/>
            </w:r>
            <w:r w:rsidRPr="00FB305B">
              <w:rPr>
                <w:rStyle w:val="Hyperlink"/>
                <w:noProof/>
              </w:rPr>
              <w:fldChar w:fldCharType="end"/>
            </w:r>
          </w:ins>
        </w:p>
        <w:p w14:paraId="2F2C8528" w14:textId="77777777" w:rsidR="00872A90" w:rsidRDefault="00872A90">
          <w:pPr>
            <w:pStyle w:val="TOC3"/>
            <w:tabs>
              <w:tab w:val="right" w:leader="dot" w:pos="9350"/>
            </w:tabs>
            <w:rPr>
              <w:ins w:id="164" w:author="BCIL" w:date="2022-11-17T12:52:00Z"/>
              <w:noProof/>
              <w:sz w:val="22"/>
            </w:rPr>
          </w:pPr>
          <w:ins w:id="165"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"_Toc119582167"</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8.5.1</w:t>
            </w:r>
            <w:r w:rsidRPr="00FB305B">
              <w:rPr>
                <w:rStyle w:val="Hyperlink"/>
                <w:noProof/>
              </w:rPr>
              <w:t xml:space="preserve"> Quality Inspection</w:t>
            </w:r>
            <w:r>
              <w:rPr>
                <w:noProof/>
                <w:webHidden/>
              </w:rPr>
              <w:tab/>
            </w:r>
            <w:r>
              <w:rPr>
                <w:noProof/>
                <w:webHidden/>
              </w:rPr>
              <w:fldChar w:fldCharType="begin"/>
            </w:r>
            <w:r>
              <w:rPr>
                <w:noProof/>
                <w:webHidden/>
              </w:rPr>
              <w:instrText xml:space="preserve"> PAGEREF _Toc119582167 \h </w:instrText>
            </w:r>
          </w:ins>
          <w:r>
            <w:rPr>
              <w:noProof/>
              <w:webHidden/>
            </w:rPr>
          </w:r>
          <w:r>
            <w:rPr>
              <w:noProof/>
              <w:webHidden/>
            </w:rPr>
            <w:fldChar w:fldCharType="separate"/>
          </w:r>
          <w:ins w:id="166" w:author="BCIL" w:date="2022-11-17T13:11:00Z">
            <w:r w:rsidR="007660FD">
              <w:rPr>
                <w:noProof/>
                <w:webHidden/>
              </w:rPr>
              <w:t>28</w:t>
            </w:r>
          </w:ins>
          <w:ins w:id="167" w:author="BCIL" w:date="2022-11-17T12:52:00Z">
            <w:r>
              <w:rPr>
                <w:noProof/>
                <w:webHidden/>
              </w:rPr>
              <w:fldChar w:fldCharType="end"/>
            </w:r>
            <w:r w:rsidRPr="00FB305B">
              <w:rPr>
                <w:rStyle w:val="Hyperlink"/>
                <w:noProof/>
              </w:rPr>
              <w:fldChar w:fldCharType="end"/>
            </w:r>
          </w:ins>
        </w:p>
        <w:p w14:paraId="59FD0AB9" w14:textId="77777777" w:rsidR="00872A90" w:rsidRDefault="00872A90">
          <w:pPr>
            <w:pStyle w:val="TOC3"/>
            <w:tabs>
              <w:tab w:val="right" w:leader="dot" w:pos="9350"/>
            </w:tabs>
            <w:rPr>
              <w:ins w:id="168" w:author="BCIL" w:date="2022-11-17T12:52:00Z"/>
              <w:noProof/>
              <w:sz w:val="22"/>
            </w:rPr>
          </w:pPr>
          <w:ins w:id="169"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"_Toc119582168"</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8.5.2</w:t>
            </w:r>
            <w:r w:rsidRPr="00FB305B">
              <w:rPr>
                <w:rStyle w:val="Hyperlink"/>
                <w:noProof/>
              </w:rPr>
              <w:t xml:space="preserve"> Moist Curing Area</w:t>
            </w:r>
            <w:r>
              <w:rPr>
                <w:noProof/>
                <w:webHidden/>
              </w:rPr>
              <w:tab/>
            </w:r>
            <w:r>
              <w:rPr>
                <w:noProof/>
                <w:webHidden/>
              </w:rPr>
              <w:fldChar w:fldCharType="begin"/>
            </w:r>
            <w:r>
              <w:rPr>
                <w:noProof/>
                <w:webHidden/>
              </w:rPr>
              <w:instrText xml:space="preserve"> PAGEREF _Toc119582168 \h </w:instrText>
            </w:r>
          </w:ins>
          <w:r>
            <w:rPr>
              <w:noProof/>
              <w:webHidden/>
            </w:rPr>
          </w:r>
          <w:r>
            <w:rPr>
              <w:noProof/>
              <w:webHidden/>
            </w:rPr>
            <w:fldChar w:fldCharType="separate"/>
          </w:r>
          <w:ins w:id="170" w:author="BCIL" w:date="2022-11-17T13:11:00Z">
            <w:r w:rsidR="007660FD">
              <w:rPr>
                <w:noProof/>
                <w:webHidden/>
              </w:rPr>
              <w:t>30</w:t>
            </w:r>
          </w:ins>
          <w:ins w:id="171" w:author="BCIL" w:date="2022-11-17T12:52:00Z">
            <w:r>
              <w:rPr>
                <w:noProof/>
                <w:webHidden/>
              </w:rPr>
              <w:fldChar w:fldCharType="end"/>
            </w:r>
            <w:r w:rsidRPr="00FB305B">
              <w:rPr>
                <w:rStyle w:val="Hyperlink"/>
                <w:noProof/>
              </w:rPr>
              <w:fldChar w:fldCharType="end"/>
            </w:r>
          </w:ins>
        </w:p>
        <w:p w14:paraId="5B914814" w14:textId="77777777" w:rsidR="00872A90" w:rsidRDefault="00872A90">
          <w:pPr>
            <w:pStyle w:val="TOC3"/>
            <w:tabs>
              <w:tab w:val="right" w:leader="dot" w:pos="9350"/>
            </w:tabs>
            <w:rPr>
              <w:ins w:id="172" w:author="BCIL" w:date="2022-11-17T12:52:00Z"/>
              <w:noProof/>
              <w:sz w:val="22"/>
            </w:rPr>
          </w:pPr>
          <w:ins w:id="173"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"_Toc119582169"</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8.5.3</w:t>
            </w:r>
            <w:r w:rsidRPr="00FB305B">
              <w:rPr>
                <w:rStyle w:val="Hyperlink"/>
                <w:noProof/>
              </w:rPr>
              <w:t xml:space="preserve"> Yard Movement</w:t>
            </w:r>
            <w:r>
              <w:rPr>
                <w:noProof/>
                <w:webHidden/>
              </w:rPr>
              <w:tab/>
            </w:r>
            <w:r>
              <w:rPr>
                <w:noProof/>
                <w:webHidden/>
              </w:rPr>
              <w:fldChar w:fldCharType="begin"/>
            </w:r>
            <w:r>
              <w:rPr>
                <w:noProof/>
                <w:webHidden/>
              </w:rPr>
              <w:instrText xml:space="preserve"> PAGEREF _Toc119582169 \h </w:instrText>
            </w:r>
          </w:ins>
          <w:r>
            <w:rPr>
              <w:noProof/>
              <w:webHidden/>
            </w:rPr>
          </w:r>
          <w:r>
            <w:rPr>
              <w:noProof/>
              <w:webHidden/>
            </w:rPr>
            <w:fldChar w:fldCharType="separate"/>
          </w:r>
          <w:ins w:id="174" w:author="BCIL" w:date="2022-11-17T13:11:00Z">
            <w:r w:rsidR="007660FD">
              <w:rPr>
                <w:noProof/>
                <w:webHidden/>
              </w:rPr>
              <w:t>32</w:t>
            </w:r>
          </w:ins>
          <w:ins w:id="175" w:author="BCIL" w:date="2022-11-17T12:52:00Z">
            <w:r>
              <w:rPr>
                <w:noProof/>
                <w:webHidden/>
              </w:rPr>
              <w:fldChar w:fldCharType="end"/>
            </w:r>
            <w:r w:rsidRPr="00FB305B">
              <w:rPr>
                <w:rStyle w:val="Hyperlink"/>
                <w:noProof/>
              </w:rPr>
              <w:fldChar w:fldCharType="end"/>
            </w:r>
          </w:ins>
        </w:p>
        <w:p w14:paraId="6F86FE2E" w14:textId="77777777" w:rsidR="00872A90" w:rsidRDefault="00872A90">
          <w:pPr>
            <w:pStyle w:val="TOC3"/>
            <w:tabs>
              <w:tab w:val="right" w:leader="dot" w:pos="9350"/>
            </w:tabs>
            <w:rPr>
              <w:ins w:id="176" w:author="BCIL" w:date="2022-11-17T12:52:00Z"/>
              <w:noProof/>
              <w:sz w:val="22"/>
            </w:rPr>
          </w:pPr>
          <w:ins w:id="177"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"_Toc119582170"</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8.5.4</w:t>
            </w:r>
            <w:r w:rsidRPr="00FB305B">
              <w:rPr>
                <w:rStyle w:val="Hyperlink"/>
                <w:noProof/>
              </w:rPr>
              <w:t xml:space="preserve"> Dispatch Verification</w:t>
            </w:r>
            <w:r>
              <w:rPr>
                <w:noProof/>
                <w:webHidden/>
              </w:rPr>
              <w:tab/>
            </w:r>
            <w:r>
              <w:rPr>
                <w:noProof/>
                <w:webHidden/>
              </w:rPr>
              <w:fldChar w:fldCharType="begin"/>
            </w:r>
            <w:r>
              <w:rPr>
                <w:noProof/>
                <w:webHidden/>
              </w:rPr>
              <w:instrText xml:space="preserve"> PAGEREF _Toc119582170 \h </w:instrText>
            </w:r>
          </w:ins>
          <w:r>
            <w:rPr>
              <w:noProof/>
              <w:webHidden/>
            </w:rPr>
          </w:r>
          <w:r>
            <w:rPr>
              <w:noProof/>
              <w:webHidden/>
            </w:rPr>
            <w:fldChar w:fldCharType="separate"/>
          </w:r>
          <w:ins w:id="178" w:author="BCIL" w:date="2022-11-17T13:11:00Z">
            <w:r w:rsidR="007660FD">
              <w:rPr>
                <w:noProof/>
                <w:webHidden/>
              </w:rPr>
              <w:t>34</w:t>
            </w:r>
          </w:ins>
          <w:ins w:id="179" w:author="BCIL" w:date="2022-11-17T12:52:00Z">
            <w:r>
              <w:rPr>
                <w:noProof/>
                <w:webHidden/>
              </w:rPr>
              <w:fldChar w:fldCharType="end"/>
            </w:r>
            <w:r w:rsidRPr="00FB305B">
              <w:rPr>
                <w:rStyle w:val="Hyperlink"/>
                <w:noProof/>
              </w:rPr>
              <w:fldChar w:fldCharType="end"/>
            </w:r>
          </w:ins>
        </w:p>
        <w:p w14:paraId="28D21F87" w14:textId="77777777" w:rsidR="00872A90" w:rsidRDefault="00872A90">
          <w:pPr>
            <w:pStyle w:val="TOC3"/>
            <w:tabs>
              <w:tab w:val="right" w:leader="dot" w:pos="9350"/>
            </w:tabs>
            <w:rPr>
              <w:ins w:id="180" w:author="BCIL" w:date="2022-11-17T12:52:00Z"/>
              <w:noProof/>
              <w:sz w:val="22"/>
            </w:rPr>
          </w:pPr>
          <w:ins w:id="181"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"_Toc119582171"</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8.5.5</w:t>
            </w:r>
            <w:r w:rsidRPr="00FB305B">
              <w:rPr>
                <w:rStyle w:val="Hyperlink"/>
                <w:noProof/>
              </w:rPr>
              <w:t xml:space="preserve"> Dispatch and loading</w:t>
            </w:r>
            <w:r>
              <w:rPr>
                <w:noProof/>
                <w:webHidden/>
              </w:rPr>
              <w:tab/>
            </w:r>
            <w:r>
              <w:rPr>
                <w:noProof/>
                <w:webHidden/>
              </w:rPr>
              <w:fldChar w:fldCharType="begin"/>
            </w:r>
            <w:r>
              <w:rPr>
                <w:noProof/>
                <w:webHidden/>
              </w:rPr>
              <w:instrText xml:space="preserve"> PAGEREF _Toc119582171 \h </w:instrText>
            </w:r>
          </w:ins>
          <w:r>
            <w:rPr>
              <w:noProof/>
              <w:webHidden/>
            </w:rPr>
          </w:r>
          <w:r>
            <w:rPr>
              <w:noProof/>
              <w:webHidden/>
            </w:rPr>
            <w:fldChar w:fldCharType="separate"/>
          </w:r>
          <w:ins w:id="182" w:author="BCIL" w:date="2022-11-17T13:11:00Z">
            <w:r w:rsidR="007660FD">
              <w:rPr>
                <w:noProof/>
                <w:webHidden/>
              </w:rPr>
              <w:t>36</w:t>
            </w:r>
          </w:ins>
          <w:ins w:id="183" w:author="BCIL" w:date="2022-11-17T12:52:00Z">
            <w:r>
              <w:rPr>
                <w:noProof/>
                <w:webHidden/>
              </w:rPr>
              <w:fldChar w:fldCharType="end"/>
            </w:r>
            <w:r w:rsidRPr="00FB305B">
              <w:rPr>
                <w:rStyle w:val="Hyperlink"/>
                <w:noProof/>
              </w:rPr>
              <w:fldChar w:fldCharType="end"/>
            </w:r>
          </w:ins>
        </w:p>
        <w:p w14:paraId="2010386A" w14:textId="77777777" w:rsidR="00872A90" w:rsidRDefault="00872A90">
          <w:pPr>
            <w:pStyle w:val="TOC2"/>
            <w:tabs>
              <w:tab w:val="left" w:pos="880"/>
              <w:tab w:val="right" w:leader="dot" w:pos="9350"/>
            </w:tabs>
            <w:rPr>
              <w:ins w:id="184" w:author="BCIL" w:date="2022-11-17T12:52:00Z"/>
              <w:noProof/>
              <w:sz w:val="22"/>
            </w:rPr>
          </w:pPr>
          <w:ins w:id="185"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"_Toc119582210"</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8.6</w:t>
            </w:r>
            <w:r>
              <w:rPr>
                <w:noProof/>
                <w:sz w:val="22"/>
              </w:rPr>
              <w:tab/>
            </w:r>
            <w:r w:rsidRPr="00FB305B">
              <w:rPr>
                <w:rStyle w:val="Hyperlink"/>
                <w:noProof/>
              </w:rPr>
              <w:t>Segment Site Identification Operations</w:t>
            </w:r>
            <w:r>
              <w:rPr>
                <w:noProof/>
                <w:webHidden/>
              </w:rPr>
              <w:tab/>
            </w:r>
            <w:r>
              <w:rPr>
                <w:noProof/>
                <w:webHidden/>
              </w:rPr>
              <w:fldChar w:fldCharType="begin"/>
            </w:r>
            <w:r>
              <w:rPr>
                <w:noProof/>
                <w:webHidden/>
              </w:rPr>
              <w:instrText xml:space="preserve"> PAGEREF _Toc119582210 \h </w:instrText>
            </w:r>
          </w:ins>
          <w:r>
            <w:rPr>
              <w:noProof/>
              <w:webHidden/>
            </w:rPr>
          </w:r>
          <w:r>
            <w:rPr>
              <w:noProof/>
              <w:webHidden/>
            </w:rPr>
            <w:fldChar w:fldCharType="separate"/>
          </w:r>
          <w:ins w:id="186" w:author="BCIL" w:date="2022-11-17T13:11:00Z">
            <w:r w:rsidR="007660FD">
              <w:rPr>
                <w:noProof/>
                <w:webHidden/>
              </w:rPr>
              <w:t>39</w:t>
            </w:r>
          </w:ins>
          <w:ins w:id="187" w:author="BCIL" w:date="2022-11-17T12:52:00Z">
            <w:r>
              <w:rPr>
                <w:noProof/>
                <w:webHidden/>
              </w:rPr>
              <w:fldChar w:fldCharType="end"/>
            </w:r>
            <w:r w:rsidRPr="00FB305B">
              <w:rPr>
                <w:rStyle w:val="Hyperlink"/>
                <w:noProof/>
              </w:rPr>
              <w:fldChar w:fldCharType="end"/>
            </w:r>
          </w:ins>
        </w:p>
        <w:p w14:paraId="29510118" w14:textId="77777777" w:rsidR="00872A90" w:rsidRDefault="00872A90">
          <w:pPr>
            <w:pStyle w:val="TOC3"/>
            <w:tabs>
              <w:tab w:val="right" w:leader="dot" w:pos="9350"/>
            </w:tabs>
            <w:rPr>
              <w:ins w:id="188" w:author="BCIL" w:date="2022-11-17T12:52:00Z"/>
              <w:noProof/>
              <w:sz w:val="22"/>
            </w:rPr>
          </w:pPr>
          <w:ins w:id="189"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"_Toc119582211"</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8.6.1</w:t>
            </w:r>
            <w:r w:rsidRPr="00FB305B">
              <w:rPr>
                <w:rStyle w:val="Hyperlink"/>
                <w:noProof/>
              </w:rPr>
              <w:t xml:space="preserve"> Segment Delivery &amp; Quality Inspection</w:t>
            </w:r>
            <w:r>
              <w:rPr>
                <w:noProof/>
                <w:webHidden/>
              </w:rPr>
              <w:tab/>
            </w:r>
            <w:r>
              <w:rPr>
                <w:noProof/>
                <w:webHidden/>
              </w:rPr>
              <w:fldChar w:fldCharType="begin"/>
            </w:r>
            <w:r>
              <w:rPr>
                <w:noProof/>
                <w:webHidden/>
              </w:rPr>
              <w:instrText xml:space="preserve"> PAGEREF _Toc119582211 \h </w:instrText>
            </w:r>
          </w:ins>
          <w:r>
            <w:rPr>
              <w:noProof/>
              <w:webHidden/>
            </w:rPr>
          </w:r>
          <w:r>
            <w:rPr>
              <w:noProof/>
              <w:webHidden/>
            </w:rPr>
            <w:fldChar w:fldCharType="separate"/>
          </w:r>
          <w:ins w:id="190" w:author="BCIL" w:date="2022-11-17T13:11:00Z">
            <w:r w:rsidR="007660FD">
              <w:rPr>
                <w:noProof/>
                <w:webHidden/>
              </w:rPr>
              <w:t>39</w:t>
            </w:r>
          </w:ins>
          <w:ins w:id="191" w:author="BCIL" w:date="2022-11-17T12:52:00Z">
            <w:r>
              <w:rPr>
                <w:noProof/>
                <w:webHidden/>
              </w:rPr>
              <w:fldChar w:fldCharType="end"/>
            </w:r>
            <w:r w:rsidRPr="00FB305B">
              <w:rPr>
                <w:rStyle w:val="Hyperlink"/>
                <w:noProof/>
              </w:rPr>
              <w:fldChar w:fldCharType="end"/>
            </w:r>
          </w:ins>
        </w:p>
        <w:p w14:paraId="23A3AD3E" w14:textId="77777777" w:rsidR="00872A90" w:rsidRDefault="00872A90">
          <w:pPr>
            <w:pStyle w:val="TOC3"/>
            <w:tabs>
              <w:tab w:val="right" w:leader="dot" w:pos="9350"/>
            </w:tabs>
            <w:rPr>
              <w:ins w:id="192" w:author="BCIL" w:date="2022-11-17T12:52:00Z"/>
              <w:noProof/>
              <w:sz w:val="22"/>
            </w:rPr>
          </w:pPr>
          <w:ins w:id="193"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"_Toc119582212"</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8.6.2</w:t>
            </w:r>
            <w:r w:rsidRPr="00FB305B">
              <w:rPr>
                <w:rStyle w:val="Hyperlink"/>
                <w:noProof/>
              </w:rPr>
              <w:t xml:space="preserve"> Site Installation</w:t>
            </w:r>
            <w:r>
              <w:rPr>
                <w:noProof/>
                <w:webHidden/>
              </w:rPr>
              <w:tab/>
            </w:r>
            <w:r>
              <w:rPr>
                <w:noProof/>
                <w:webHidden/>
              </w:rPr>
              <w:fldChar w:fldCharType="begin"/>
            </w:r>
            <w:r>
              <w:rPr>
                <w:noProof/>
                <w:webHidden/>
              </w:rPr>
              <w:instrText xml:space="preserve"> PAGEREF _Toc119582212 \h </w:instrText>
            </w:r>
          </w:ins>
          <w:r>
            <w:rPr>
              <w:noProof/>
              <w:webHidden/>
            </w:rPr>
          </w:r>
          <w:r>
            <w:rPr>
              <w:noProof/>
              <w:webHidden/>
            </w:rPr>
            <w:fldChar w:fldCharType="separate"/>
          </w:r>
          <w:ins w:id="194" w:author="BCIL" w:date="2022-11-17T13:11:00Z">
            <w:r w:rsidR="007660FD">
              <w:rPr>
                <w:noProof/>
                <w:webHidden/>
              </w:rPr>
              <w:t>41</w:t>
            </w:r>
          </w:ins>
          <w:ins w:id="195" w:author="BCIL" w:date="2022-11-17T12:52:00Z">
            <w:r>
              <w:rPr>
                <w:noProof/>
                <w:webHidden/>
              </w:rPr>
              <w:fldChar w:fldCharType="end"/>
            </w:r>
            <w:r w:rsidRPr="00FB305B">
              <w:rPr>
                <w:rStyle w:val="Hyperlink"/>
                <w:noProof/>
              </w:rPr>
              <w:fldChar w:fldCharType="end"/>
            </w:r>
          </w:ins>
        </w:p>
        <w:p w14:paraId="5939EDDA" w14:textId="77777777" w:rsidR="00872A90" w:rsidRDefault="00872A90">
          <w:pPr>
            <w:pStyle w:val="TOC3"/>
            <w:tabs>
              <w:tab w:val="right" w:leader="dot" w:pos="9350"/>
            </w:tabs>
            <w:rPr>
              <w:ins w:id="196" w:author="BCIL" w:date="2022-11-17T12:52:00Z"/>
              <w:noProof/>
              <w:sz w:val="22"/>
            </w:rPr>
          </w:pPr>
          <w:ins w:id="197"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"_Toc119582213"</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8.6.3</w:t>
            </w:r>
            <w:r w:rsidRPr="00FB305B">
              <w:rPr>
                <w:rStyle w:val="Hyperlink"/>
                <w:noProof/>
              </w:rPr>
              <w:t xml:space="preserve"> Yard and Erection Data</w:t>
            </w:r>
            <w:r>
              <w:rPr>
                <w:noProof/>
                <w:webHidden/>
              </w:rPr>
              <w:tab/>
            </w:r>
            <w:r>
              <w:rPr>
                <w:noProof/>
                <w:webHidden/>
              </w:rPr>
              <w:fldChar w:fldCharType="begin"/>
            </w:r>
            <w:r>
              <w:rPr>
                <w:noProof/>
                <w:webHidden/>
              </w:rPr>
              <w:instrText xml:space="preserve"> PAGEREF _Toc119582213 \h </w:instrText>
            </w:r>
          </w:ins>
          <w:r>
            <w:rPr>
              <w:noProof/>
              <w:webHidden/>
            </w:rPr>
          </w:r>
          <w:r>
            <w:rPr>
              <w:noProof/>
              <w:webHidden/>
            </w:rPr>
            <w:fldChar w:fldCharType="separate"/>
          </w:r>
          <w:ins w:id="198" w:author="BCIL" w:date="2022-11-17T13:11:00Z">
            <w:r w:rsidR="007660FD">
              <w:rPr>
                <w:noProof/>
                <w:webHidden/>
              </w:rPr>
              <w:t>43</w:t>
            </w:r>
          </w:ins>
          <w:ins w:id="199" w:author="BCIL" w:date="2022-11-17T12:52:00Z">
            <w:r>
              <w:rPr>
                <w:noProof/>
                <w:webHidden/>
              </w:rPr>
              <w:fldChar w:fldCharType="end"/>
            </w:r>
            <w:r w:rsidRPr="00FB305B">
              <w:rPr>
                <w:rStyle w:val="Hyperlink"/>
                <w:noProof/>
              </w:rPr>
              <w:fldChar w:fldCharType="end"/>
            </w:r>
          </w:ins>
        </w:p>
        <w:p w14:paraId="1E66A53B" w14:textId="77777777" w:rsidR="00872A90" w:rsidRDefault="00872A90">
          <w:pPr>
            <w:pStyle w:val="TOC3"/>
            <w:tabs>
              <w:tab w:val="right" w:leader="dot" w:pos="9350"/>
            </w:tabs>
            <w:rPr>
              <w:ins w:id="200" w:author="BCIL" w:date="2022-11-17T12:52:00Z"/>
              <w:noProof/>
              <w:sz w:val="22"/>
            </w:rPr>
          </w:pPr>
          <w:ins w:id="201"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"_Toc119582214"</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8.6.4</w:t>
            </w:r>
            <w:r w:rsidRPr="00FB305B">
              <w:rPr>
                <w:rStyle w:val="Hyperlink"/>
                <w:noProof/>
              </w:rPr>
              <w:t xml:space="preserve"> Segment Rejection Data</w:t>
            </w:r>
            <w:r>
              <w:rPr>
                <w:noProof/>
                <w:webHidden/>
              </w:rPr>
              <w:tab/>
            </w:r>
            <w:r>
              <w:rPr>
                <w:noProof/>
                <w:webHidden/>
              </w:rPr>
              <w:fldChar w:fldCharType="begin"/>
            </w:r>
            <w:r>
              <w:rPr>
                <w:noProof/>
                <w:webHidden/>
              </w:rPr>
              <w:instrText xml:space="preserve"> PAGEREF _Toc119582214 \h </w:instrText>
            </w:r>
          </w:ins>
          <w:r>
            <w:rPr>
              <w:noProof/>
              <w:webHidden/>
            </w:rPr>
          </w:r>
          <w:r>
            <w:rPr>
              <w:noProof/>
              <w:webHidden/>
            </w:rPr>
            <w:fldChar w:fldCharType="separate"/>
          </w:r>
          <w:ins w:id="202" w:author="BCIL" w:date="2022-11-17T13:11:00Z">
            <w:r w:rsidR="007660FD">
              <w:rPr>
                <w:noProof/>
                <w:webHidden/>
              </w:rPr>
              <w:t>45</w:t>
            </w:r>
          </w:ins>
          <w:ins w:id="203" w:author="BCIL" w:date="2022-11-17T12:52:00Z">
            <w:r>
              <w:rPr>
                <w:noProof/>
                <w:webHidden/>
              </w:rPr>
              <w:fldChar w:fldCharType="end"/>
            </w:r>
            <w:r w:rsidRPr="00FB305B">
              <w:rPr>
                <w:rStyle w:val="Hyperlink"/>
                <w:noProof/>
              </w:rPr>
              <w:fldChar w:fldCharType="end"/>
            </w:r>
          </w:ins>
        </w:p>
        <w:p w14:paraId="62DD8486" w14:textId="77777777" w:rsidR="00872A90" w:rsidRDefault="00872A90">
          <w:pPr>
            <w:pStyle w:val="TOC1"/>
            <w:tabs>
              <w:tab w:val="left" w:pos="400"/>
              <w:tab w:val="right" w:leader="dot" w:pos="9350"/>
            </w:tabs>
            <w:rPr>
              <w:ins w:id="204" w:author="BCIL" w:date="2022-11-17T12:52:00Z"/>
              <w:noProof/>
              <w:sz w:val="22"/>
            </w:rPr>
          </w:pPr>
          <w:ins w:id="205"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"_Toc119582215"</w:instrText>
            </w:r>
            <w:r w:rsidRPr="00FB305B">
              <w:rPr>
                <w:rStyle w:val="Hyperlink"/>
                <w:noProof/>
              </w:rPr>
              <w:instrText xml:space="preserve"> </w:instrText>
            </w:r>
            <w:r w:rsidRPr="00FB305B">
              <w:rPr>
                <w:rStyle w:val="Hyperlink"/>
                <w:noProof/>
              </w:rPr>
              <w:fldChar w:fldCharType="separate"/>
            </w:r>
            <w:r w:rsidRPr="00FB305B">
              <w:rPr>
                <w:rStyle w:val="Hyperlink"/>
                <w:noProof/>
              </w:rPr>
              <w:t>9</w:t>
            </w:r>
            <w:r>
              <w:rPr>
                <w:noProof/>
                <w:sz w:val="22"/>
              </w:rPr>
              <w:tab/>
            </w:r>
            <w:r w:rsidRPr="00FB305B">
              <w:rPr>
                <w:rStyle w:val="Hyperlink"/>
                <w:noProof/>
              </w:rPr>
              <w:t>SRS Scope Change Process</w:t>
            </w:r>
            <w:r>
              <w:rPr>
                <w:noProof/>
                <w:webHidden/>
              </w:rPr>
              <w:tab/>
            </w:r>
            <w:r>
              <w:rPr>
                <w:noProof/>
                <w:webHidden/>
              </w:rPr>
              <w:fldChar w:fldCharType="begin"/>
            </w:r>
            <w:r>
              <w:rPr>
                <w:noProof/>
                <w:webHidden/>
              </w:rPr>
              <w:instrText xml:space="preserve"> PAGEREF _Toc119582215 \h </w:instrText>
            </w:r>
          </w:ins>
          <w:r>
            <w:rPr>
              <w:noProof/>
              <w:webHidden/>
            </w:rPr>
          </w:r>
          <w:r>
            <w:rPr>
              <w:noProof/>
              <w:webHidden/>
            </w:rPr>
            <w:fldChar w:fldCharType="separate"/>
          </w:r>
          <w:ins w:id="206" w:author="BCIL" w:date="2022-11-17T13:11:00Z">
            <w:r w:rsidR="007660FD">
              <w:rPr>
                <w:noProof/>
                <w:webHidden/>
              </w:rPr>
              <w:t>47</w:t>
            </w:r>
          </w:ins>
          <w:ins w:id="207" w:author="BCIL" w:date="2022-11-17T12:52:00Z">
            <w:r>
              <w:rPr>
                <w:noProof/>
                <w:webHidden/>
              </w:rPr>
              <w:fldChar w:fldCharType="end"/>
            </w:r>
            <w:r w:rsidRPr="00FB305B">
              <w:rPr>
                <w:rStyle w:val="Hyperlink"/>
                <w:noProof/>
              </w:rPr>
              <w:fldChar w:fldCharType="end"/>
            </w:r>
          </w:ins>
        </w:p>
        <w:p w14:paraId="6731FC71" w14:textId="77777777" w:rsidR="00872A90" w:rsidRDefault="00872A90">
          <w:pPr>
            <w:pStyle w:val="TOC2"/>
            <w:tabs>
              <w:tab w:val="left" w:pos="880"/>
              <w:tab w:val="right" w:leader="dot" w:pos="9350"/>
            </w:tabs>
            <w:rPr>
              <w:ins w:id="208" w:author="BCIL" w:date="2022-11-17T12:52:00Z"/>
              <w:noProof/>
              <w:sz w:val="22"/>
            </w:rPr>
          </w:pPr>
          <w:ins w:id="209"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"_Toc119582216"</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9.1</w:t>
            </w:r>
            <w:r>
              <w:rPr>
                <w:noProof/>
                <w:sz w:val="22"/>
              </w:rPr>
              <w:tab/>
            </w:r>
            <w:r w:rsidRPr="00FB305B">
              <w:rPr>
                <w:rStyle w:val="Hyperlink"/>
                <w:noProof/>
              </w:rPr>
              <w:t>Before Sign Off</w:t>
            </w:r>
            <w:r>
              <w:rPr>
                <w:noProof/>
                <w:webHidden/>
              </w:rPr>
              <w:tab/>
            </w:r>
            <w:r>
              <w:rPr>
                <w:noProof/>
                <w:webHidden/>
              </w:rPr>
              <w:fldChar w:fldCharType="begin"/>
            </w:r>
            <w:r>
              <w:rPr>
                <w:noProof/>
                <w:webHidden/>
              </w:rPr>
              <w:instrText xml:space="preserve"> PAGEREF _Toc119582216 \h </w:instrText>
            </w:r>
          </w:ins>
          <w:r>
            <w:rPr>
              <w:noProof/>
              <w:webHidden/>
            </w:rPr>
          </w:r>
          <w:r>
            <w:rPr>
              <w:noProof/>
              <w:webHidden/>
            </w:rPr>
            <w:fldChar w:fldCharType="separate"/>
          </w:r>
          <w:ins w:id="210" w:author="BCIL" w:date="2022-11-17T13:11:00Z">
            <w:r w:rsidR="007660FD">
              <w:rPr>
                <w:noProof/>
                <w:webHidden/>
              </w:rPr>
              <w:t>47</w:t>
            </w:r>
          </w:ins>
          <w:ins w:id="211" w:author="BCIL" w:date="2022-11-17T12:52:00Z">
            <w:r>
              <w:rPr>
                <w:noProof/>
                <w:webHidden/>
              </w:rPr>
              <w:fldChar w:fldCharType="end"/>
            </w:r>
            <w:r w:rsidRPr="00FB305B">
              <w:rPr>
                <w:rStyle w:val="Hyperlink"/>
                <w:noProof/>
              </w:rPr>
              <w:fldChar w:fldCharType="end"/>
            </w:r>
          </w:ins>
        </w:p>
        <w:p w14:paraId="03AE6D3F" w14:textId="77777777" w:rsidR="00872A90" w:rsidRDefault="00872A90">
          <w:pPr>
            <w:pStyle w:val="TOC2"/>
            <w:tabs>
              <w:tab w:val="left" w:pos="880"/>
              <w:tab w:val="right" w:leader="dot" w:pos="9350"/>
            </w:tabs>
            <w:rPr>
              <w:ins w:id="212" w:author="BCIL" w:date="2022-11-17T12:52:00Z"/>
              <w:noProof/>
              <w:sz w:val="22"/>
            </w:rPr>
          </w:pPr>
          <w:ins w:id="213"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"_Toc119582217"</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9.2</w:t>
            </w:r>
            <w:r>
              <w:rPr>
                <w:noProof/>
                <w:sz w:val="22"/>
              </w:rPr>
              <w:tab/>
            </w:r>
            <w:r w:rsidRPr="00FB305B">
              <w:rPr>
                <w:rStyle w:val="Hyperlink"/>
                <w:noProof/>
              </w:rPr>
              <w:t>After Sign Off</w:t>
            </w:r>
            <w:r>
              <w:rPr>
                <w:noProof/>
                <w:webHidden/>
              </w:rPr>
              <w:tab/>
            </w:r>
            <w:r>
              <w:rPr>
                <w:noProof/>
                <w:webHidden/>
              </w:rPr>
              <w:fldChar w:fldCharType="begin"/>
            </w:r>
            <w:r>
              <w:rPr>
                <w:noProof/>
                <w:webHidden/>
              </w:rPr>
              <w:instrText xml:space="preserve"> PAGEREF _Toc119582217 \h </w:instrText>
            </w:r>
          </w:ins>
          <w:r>
            <w:rPr>
              <w:noProof/>
              <w:webHidden/>
            </w:rPr>
          </w:r>
          <w:r>
            <w:rPr>
              <w:noProof/>
              <w:webHidden/>
            </w:rPr>
            <w:fldChar w:fldCharType="separate"/>
          </w:r>
          <w:ins w:id="214" w:author="BCIL" w:date="2022-11-17T13:11:00Z">
            <w:r w:rsidR="007660FD">
              <w:rPr>
                <w:noProof/>
                <w:webHidden/>
              </w:rPr>
              <w:t>47</w:t>
            </w:r>
          </w:ins>
          <w:ins w:id="215" w:author="BCIL" w:date="2022-11-17T12:52:00Z">
            <w:r>
              <w:rPr>
                <w:noProof/>
                <w:webHidden/>
              </w:rPr>
              <w:fldChar w:fldCharType="end"/>
            </w:r>
            <w:r w:rsidRPr="00FB305B">
              <w:rPr>
                <w:rStyle w:val="Hyperlink"/>
                <w:noProof/>
              </w:rPr>
              <w:fldChar w:fldCharType="end"/>
            </w:r>
          </w:ins>
        </w:p>
        <w:p w14:paraId="55A1B678" w14:textId="77777777" w:rsidR="00872A90" w:rsidRDefault="00872A90">
          <w:pPr>
            <w:pStyle w:val="TOC2"/>
            <w:tabs>
              <w:tab w:val="left" w:pos="880"/>
              <w:tab w:val="right" w:leader="dot" w:pos="9350"/>
            </w:tabs>
            <w:rPr>
              <w:ins w:id="216" w:author="BCIL" w:date="2022-11-17T12:52:00Z"/>
              <w:noProof/>
              <w:sz w:val="22"/>
            </w:rPr>
          </w:pPr>
          <w:ins w:id="217" w:author="BCIL" w:date="2022-11-17T12:52:00Z">
            <w:r w:rsidRPr="00FB305B">
              <w:rPr>
                <w:rStyle w:val="Hyperlink"/>
                <w:noProof/>
              </w:rPr>
              <w:fldChar w:fldCharType="begin"/>
            </w:r>
            <w:r w:rsidRPr="00FB305B">
              <w:rPr>
                <w:rStyle w:val="Hyperlink"/>
                <w:noProof/>
              </w:rPr>
              <w:instrText xml:space="preserve"> </w:instrText>
            </w:r>
            <w:r>
              <w:rPr>
                <w:noProof/>
              </w:rPr>
              <w:instrText>HYPERLINK \l "_Toc119582218"</w:instrText>
            </w:r>
            <w:r w:rsidRPr="00FB305B">
              <w:rPr>
                <w:rStyle w:val="Hyperlink"/>
                <w:noProof/>
              </w:rPr>
              <w:instrText xml:space="preserve"> </w:instrText>
            </w:r>
            <w:r w:rsidRPr="00FB305B">
              <w:rPr>
                <w:rStyle w:val="Hyperlink"/>
                <w:noProof/>
              </w:rPr>
              <w:fldChar w:fldCharType="separate"/>
            </w:r>
            <w:r w:rsidRPr="00FB305B">
              <w:rPr>
                <w:rStyle w:val="Hyperlink"/>
                <w:noProof/>
                <w14:scene3d>
                  <w14:camera w14:prst="orthographicFront"/>
                  <w14:lightRig w14:rig="threePt" w14:dir="t">
                    <w14:rot w14:lat="0" w14:lon="0" w14:rev="0"/>
                  </w14:lightRig>
                </w14:scene3d>
              </w:rPr>
              <w:t>9.3</w:t>
            </w:r>
            <w:r>
              <w:rPr>
                <w:noProof/>
                <w:sz w:val="22"/>
              </w:rPr>
              <w:tab/>
            </w:r>
            <w:r w:rsidRPr="00FB305B">
              <w:rPr>
                <w:rStyle w:val="Hyperlink"/>
                <w:noProof/>
              </w:rPr>
              <w:t>SRS Acceptance</w:t>
            </w:r>
            <w:r>
              <w:rPr>
                <w:noProof/>
                <w:webHidden/>
              </w:rPr>
              <w:tab/>
            </w:r>
            <w:r>
              <w:rPr>
                <w:noProof/>
                <w:webHidden/>
              </w:rPr>
              <w:fldChar w:fldCharType="begin"/>
            </w:r>
            <w:r>
              <w:rPr>
                <w:noProof/>
                <w:webHidden/>
              </w:rPr>
              <w:instrText xml:space="preserve"> PAGEREF _Toc119582218 \h </w:instrText>
            </w:r>
          </w:ins>
          <w:r>
            <w:rPr>
              <w:noProof/>
              <w:webHidden/>
            </w:rPr>
          </w:r>
          <w:r>
            <w:rPr>
              <w:noProof/>
              <w:webHidden/>
            </w:rPr>
            <w:fldChar w:fldCharType="separate"/>
          </w:r>
          <w:ins w:id="218" w:author="BCIL" w:date="2022-11-17T13:11:00Z">
            <w:r w:rsidR="007660FD">
              <w:rPr>
                <w:noProof/>
                <w:webHidden/>
              </w:rPr>
              <w:t>47</w:t>
            </w:r>
          </w:ins>
          <w:ins w:id="219" w:author="BCIL" w:date="2022-11-17T12:52:00Z">
            <w:r>
              <w:rPr>
                <w:noProof/>
                <w:webHidden/>
              </w:rPr>
              <w:fldChar w:fldCharType="end"/>
            </w:r>
            <w:r w:rsidRPr="00FB305B">
              <w:rPr>
                <w:rStyle w:val="Hyperlink"/>
                <w:noProof/>
              </w:rPr>
              <w:fldChar w:fldCharType="end"/>
            </w:r>
          </w:ins>
        </w:p>
        <w:p w14:paraId="771F85CE" w14:textId="77777777" w:rsidR="00F871FB" w:rsidDel="007D7F26" w:rsidRDefault="00F871FB">
          <w:pPr>
            <w:pStyle w:val="TOC1"/>
            <w:tabs>
              <w:tab w:val="left" w:pos="400"/>
              <w:tab w:val="right" w:leader="dot" w:pos="9350"/>
            </w:tabs>
            <w:rPr>
              <w:del w:id="220" w:author="BCIL" w:date="2022-11-17T12:49:00Z"/>
              <w:noProof/>
              <w:sz w:val="22"/>
            </w:rPr>
          </w:pPr>
          <w:del w:id="221" w:author="BCIL" w:date="2022-11-17T12:49:00Z">
            <w:r w:rsidRPr="007D7F26" w:rsidDel="007D7F26">
              <w:rPr>
                <w:rStyle w:val="Hyperlink"/>
                <w:noProof/>
              </w:rPr>
              <w:delText>1</w:delText>
            </w:r>
            <w:r w:rsidDel="007D7F26">
              <w:rPr>
                <w:noProof/>
                <w:sz w:val="22"/>
              </w:rPr>
              <w:tab/>
            </w:r>
            <w:r w:rsidRPr="007D7F26" w:rsidDel="007D7F26">
              <w:rPr>
                <w:rStyle w:val="Hyperlink"/>
                <w:noProof/>
              </w:rPr>
              <w:delText>Specification Organization</w:delText>
            </w:r>
            <w:r w:rsidDel="007D7F26">
              <w:rPr>
                <w:noProof/>
                <w:webHidden/>
              </w:rPr>
              <w:tab/>
            </w:r>
            <w:r w:rsidR="00DD13F6" w:rsidDel="007D7F26">
              <w:rPr>
                <w:noProof/>
                <w:webHidden/>
              </w:rPr>
              <w:delText>2</w:delText>
            </w:r>
          </w:del>
        </w:p>
        <w:p w14:paraId="0F5D148B" w14:textId="77777777" w:rsidR="00F871FB" w:rsidDel="007D7F26" w:rsidRDefault="00F871FB">
          <w:pPr>
            <w:pStyle w:val="TOC1"/>
            <w:tabs>
              <w:tab w:val="left" w:pos="400"/>
              <w:tab w:val="right" w:leader="dot" w:pos="9350"/>
            </w:tabs>
            <w:rPr>
              <w:del w:id="222" w:author="BCIL" w:date="2022-11-17T12:49:00Z"/>
              <w:noProof/>
              <w:sz w:val="22"/>
            </w:rPr>
          </w:pPr>
          <w:del w:id="223" w:author="BCIL" w:date="2022-11-17T12:49:00Z">
            <w:r w:rsidRPr="007D7F26" w:rsidDel="007D7F26">
              <w:rPr>
                <w:rStyle w:val="Hyperlink"/>
                <w:noProof/>
              </w:rPr>
              <w:delText>2</w:delText>
            </w:r>
            <w:r w:rsidDel="007D7F26">
              <w:rPr>
                <w:noProof/>
                <w:sz w:val="22"/>
              </w:rPr>
              <w:tab/>
            </w:r>
            <w:r w:rsidRPr="007D7F26" w:rsidDel="007D7F26">
              <w:rPr>
                <w:rStyle w:val="Hyperlink"/>
                <w:noProof/>
              </w:rPr>
              <w:delText>Introduction</w:delText>
            </w:r>
            <w:r w:rsidDel="007D7F26">
              <w:rPr>
                <w:noProof/>
                <w:webHidden/>
              </w:rPr>
              <w:tab/>
            </w:r>
            <w:r w:rsidR="00DD13F6" w:rsidDel="007D7F26">
              <w:rPr>
                <w:noProof/>
                <w:webHidden/>
              </w:rPr>
              <w:delText>3</w:delText>
            </w:r>
          </w:del>
        </w:p>
        <w:p w14:paraId="00E9D0C5" w14:textId="77777777" w:rsidR="00F871FB" w:rsidDel="007D7F26" w:rsidRDefault="00F871FB">
          <w:pPr>
            <w:pStyle w:val="TOC2"/>
            <w:tabs>
              <w:tab w:val="left" w:pos="880"/>
              <w:tab w:val="right" w:leader="dot" w:pos="9350"/>
            </w:tabs>
            <w:rPr>
              <w:del w:id="224" w:author="BCIL" w:date="2022-11-17T12:49:00Z"/>
              <w:noProof/>
              <w:sz w:val="22"/>
            </w:rPr>
          </w:pPr>
          <w:del w:id="225" w:author="BCIL" w:date="2022-11-17T12:49:00Z">
            <w:r w:rsidRPr="007D7F26" w:rsidDel="007D7F26">
              <w:rPr>
                <w:rStyle w:val="Hyperlink"/>
                <w:noProof/>
                <w14:scene3d>
                  <w14:camera w14:prst="orthographicFront"/>
                  <w14:lightRig w14:rig="threePt" w14:dir="t">
                    <w14:rot w14:lat="0" w14:lon="0" w14:rev="0"/>
                  </w14:lightRig>
                </w14:scene3d>
              </w:rPr>
              <w:delText>2.1</w:delText>
            </w:r>
            <w:r w:rsidDel="007D7F26">
              <w:rPr>
                <w:noProof/>
                <w:sz w:val="22"/>
              </w:rPr>
              <w:tab/>
            </w:r>
            <w:r w:rsidRPr="007D7F26" w:rsidDel="007D7F26">
              <w:rPr>
                <w:rStyle w:val="Hyperlink"/>
                <w:noProof/>
              </w:rPr>
              <w:delText>Intended Audience and Reading Suggestions</w:delText>
            </w:r>
            <w:r w:rsidDel="007D7F26">
              <w:rPr>
                <w:noProof/>
                <w:webHidden/>
              </w:rPr>
              <w:tab/>
            </w:r>
            <w:r w:rsidR="00DD13F6" w:rsidDel="007D7F26">
              <w:rPr>
                <w:noProof/>
                <w:webHidden/>
              </w:rPr>
              <w:delText>3</w:delText>
            </w:r>
          </w:del>
        </w:p>
        <w:p w14:paraId="24FAD8DB" w14:textId="77777777" w:rsidR="00F871FB" w:rsidDel="007D7F26" w:rsidRDefault="00F871FB">
          <w:pPr>
            <w:pStyle w:val="TOC2"/>
            <w:tabs>
              <w:tab w:val="left" w:pos="880"/>
              <w:tab w:val="right" w:leader="dot" w:pos="9350"/>
            </w:tabs>
            <w:rPr>
              <w:del w:id="226" w:author="BCIL" w:date="2022-11-17T12:49:00Z"/>
              <w:noProof/>
              <w:sz w:val="22"/>
            </w:rPr>
          </w:pPr>
          <w:del w:id="227" w:author="BCIL" w:date="2022-11-17T12:49:00Z">
            <w:r w:rsidRPr="007D7F26" w:rsidDel="007D7F26">
              <w:rPr>
                <w:rStyle w:val="Hyperlink"/>
                <w:noProof/>
                <w14:scene3d>
                  <w14:camera w14:prst="orthographicFront"/>
                  <w14:lightRig w14:rig="threePt" w14:dir="t">
                    <w14:rot w14:lat="0" w14:lon="0" w14:rev="0"/>
                  </w14:lightRig>
                </w14:scene3d>
              </w:rPr>
              <w:delText>2.2</w:delText>
            </w:r>
            <w:r w:rsidDel="007D7F26">
              <w:rPr>
                <w:noProof/>
                <w:sz w:val="22"/>
              </w:rPr>
              <w:tab/>
            </w:r>
            <w:r w:rsidRPr="007D7F26" w:rsidDel="007D7F26">
              <w:rPr>
                <w:rStyle w:val="Hyperlink"/>
                <w:noProof/>
              </w:rPr>
              <w:delText>Project Scope</w:delText>
            </w:r>
            <w:r w:rsidDel="007D7F26">
              <w:rPr>
                <w:noProof/>
                <w:webHidden/>
              </w:rPr>
              <w:tab/>
            </w:r>
            <w:r w:rsidR="00DD13F6" w:rsidDel="007D7F26">
              <w:rPr>
                <w:noProof/>
                <w:webHidden/>
              </w:rPr>
              <w:delText>4</w:delText>
            </w:r>
          </w:del>
        </w:p>
        <w:p w14:paraId="465E0162" w14:textId="77777777" w:rsidR="00F871FB" w:rsidDel="007D7F26" w:rsidRDefault="00F871FB">
          <w:pPr>
            <w:pStyle w:val="TOC1"/>
            <w:tabs>
              <w:tab w:val="left" w:pos="400"/>
              <w:tab w:val="right" w:leader="dot" w:pos="9350"/>
            </w:tabs>
            <w:rPr>
              <w:del w:id="228" w:author="BCIL" w:date="2022-11-17T12:49:00Z"/>
              <w:noProof/>
              <w:sz w:val="22"/>
            </w:rPr>
          </w:pPr>
          <w:del w:id="229" w:author="BCIL" w:date="2022-11-17T12:49:00Z">
            <w:r w:rsidRPr="007D7F26" w:rsidDel="007D7F26">
              <w:rPr>
                <w:rStyle w:val="Hyperlink"/>
                <w:noProof/>
              </w:rPr>
              <w:delText>3</w:delText>
            </w:r>
            <w:r w:rsidDel="007D7F26">
              <w:rPr>
                <w:noProof/>
                <w:sz w:val="22"/>
              </w:rPr>
              <w:tab/>
            </w:r>
            <w:r w:rsidRPr="007D7F26" w:rsidDel="007D7F26">
              <w:rPr>
                <w:rStyle w:val="Hyperlink"/>
                <w:noProof/>
              </w:rPr>
              <w:delText>Software/Hardware Requirements</w:delText>
            </w:r>
            <w:r w:rsidDel="007D7F26">
              <w:rPr>
                <w:noProof/>
                <w:webHidden/>
              </w:rPr>
              <w:tab/>
            </w:r>
            <w:r w:rsidR="00DD13F6" w:rsidDel="007D7F26">
              <w:rPr>
                <w:noProof/>
                <w:webHidden/>
              </w:rPr>
              <w:delText>5</w:delText>
            </w:r>
          </w:del>
        </w:p>
        <w:p w14:paraId="1F67D7F2" w14:textId="77777777" w:rsidR="00F871FB" w:rsidDel="007D7F26" w:rsidRDefault="00F871FB">
          <w:pPr>
            <w:pStyle w:val="TOC2"/>
            <w:tabs>
              <w:tab w:val="left" w:pos="880"/>
              <w:tab w:val="right" w:leader="dot" w:pos="9350"/>
            </w:tabs>
            <w:rPr>
              <w:del w:id="230" w:author="BCIL" w:date="2022-11-17T12:49:00Z"/>
              <w:noProof/>
              <w:sz w:val="22"/>
            </w:rPr>
          </w:pPr>
          <w:del w:id="231" w:author="BCIL" w:date="2022-11-17T12:49:00Z">
            <w:r w:rsidRPr="007D7F26" w:rsidDel="007D7F26">
              <w:rPr>
                <w:rStyle w:val="Hyperlink"/>
                <w:rFonts w:eastAsia="Times New Roman"/>
                <w:noProof/>
                <w14:scene3d>
                  <w14:camera w14:prst="orthographicFront"/>
                  <w14:lightRig w14:rig="threePt" w14:dir="t">
                    <w14:rot w14:lat="0" w14:lon="0" w14:rev="0"/>
                  </w14:lightRig>
                </w14:scene3d>
              </w:rPr>
              <w:delText>3.1</w:delText>
            </w:r>
            <w:r w:rsidDel="007D7F26">
              <w:rPr>
                <w:noProof/>
                <w:sz w:val="22"/>
              </w:rPr>
              <w:tab/>
            </w:r>
            <w:r w:rsidRPr="007D7F26" w:rsidDel="007D7F26">
              <w:rPr>
                <w:rStyle w:val="Hyperlink"/>
                <w:rFonts w:eastAsia="Times New Roman"/>
                <w:noProof/>
              </w:rPr>
              <w:delText>Cloud Server Configuration</w:delText>
            </w:r>
            <w:r w:rsidDel="007D7F26">
              <w:rPr>
                <w:noProof/>
                <w:webHidden/>
              </w:rPr>
              <w:tab/>
            </w:r>
            <w:r w:rsidR="00DD13F6" w:rsidDel="007D7F26">
              <w:rPr>
                <w:noProof/>
                <w:webHidden/>
              </w:rPr>
              <w:delText>5</w:delText>
            </w:r>
          </w:del>
        </w:p>
        <w:p w14:paraId="6DD417B5" w14:textId="77777777" w:rsidR="00F871FB" w:rsidDel="007D7F26" w:rsidRDefault="00F871FB">
          <w:pPr>
            <w:pStyle w:val="TOC2"/>
            <w:tabs>
              <w:tab w:val="left" w:pos="880"/>
              <w:tab w:val="right" w:leader="dot" w:pos="9350"/>
            </w:tabs>
            <w:rPr>
              <w:del w:id="232" w:author="BCIL" w:date="2022-11-17T12:49:00Z"/>
              <w:noProof/>
              <w:sz w:val="22"/>
            </w:rPr>
          </w:pPr>
          <w:del w:id="233" w:author="BCIL" w:date="2022-11-17T12:49:00Z">
            <w:r w:rsidRPr="007D7F26" w:rsidDel="007D7F26">
              <w:rPr>
                <w:rStyle w:val="Hyperlink"/>
                <w:rFonts w:eastAsia="Times New Roman"/>
                <w:noProof/>
                <w14:scene3d>
                  <w14:camera w14:prst="orthographicFront"/>
                  <w14:lightRig w14:rig="threePt" w14:dir="t">
                    <w14:rot w14:lat="0" w14:lon="0" w14:rev="0"/>
                  </w14:lightRig>
                </w14:scene3d>
              </w:rPr>
              <w:delText>3.2</w:delText>
            </w:r>
            <w:r w:rsidDel="007D7F26">
              <w:rPr>
                <w:noProof/>
                <w:sz w:val="22"/>
              </w:rPr>
              <w:tab/>
            </w:r>
            <w:r w:rsidRPr="007D7F26" w:rsidDel="007D7F26">
              <w:rPr>
                <w:rStyle w:val="Hyperlink"/>
                <w:rFonts w:eastAsia="Times New Roman"/>
                <w:noProof/>
              </w:rPr>
              <w:delText>Computers</w:delText>
            </w:r>
            <w:r w:rsidDel="007D7F26">
              <w:rPr>
                <w:noProof/>
                <w:webHidden/>
              </w:rPr>
              <w:tab/>
            </w:r>
            <w:r w:rsidR="00DD13F6" w:rsidDel="007D7F26">
              <w:rPr>
                <w:noProof/>
                <w:webHidden/>
              </w:rPr>
              <w:delText>5</w:delText>
            </w:r>
          </w:del>
        </w:p>
        <w:p w14:paraId="7C9E6ED1" w14:textId="77777777" w:rsidR="00F871FB" w:rsidDel="007D7F26" w:rsidRDefault="00F871FB">
          <w:pPr>
            <w:pStyle w:val="TOC2"/>
            <w:tabs>
              <w:tab w:val="left" w:pos="880"/>
              <w:tab w:val="right" w:leader="dot" w:pos="9350"/>
            </w:tabs>
            <w:rPr>
              <w:del w:id="234" w:author="BCIL" w:date="2022-11-17T12:49:00Z"/>
              <w:noProof/>
              <w:sz w:val="22"/>
            </w:rPr>
          </w:pPr>
          <w:del w:id="235" w:author="BCIL" w:date="2022-11-17T12:49:00Z">
            <w:r w:rsidRPr="007D7F26" w:rsidDel="007D7F26">
              <w:rPr>
                <w:rStyle w:val="Hyperlink"/>
                <w:noProof/>
                <w14:scene3d>
                  <w14:camera w14:prst="orthographicFront"/>
                  <w14:lightRig w14:rig="threePt" w14:dir="t">
                    <w14:rot w14:lat="0" w14:lon="0" w14:rev="0"/>
                  </w14:lightRig>
                </w14:scene3d>
              </w:rPr>
              <w:delText>3.3</w:delText>
            </w:r>
            <w:r w:rsidDel="007D7F26">
              <w:rPr>
                <w:noProof/>
                <w:sz w:val="22"/>
              </w:rPr>
              <w:tab/>
            </w:r>
            <w:r w:rsidRPr="007D7F26" w:rsidDel="007D7F26">
              <w:rPr>
                <w:rStyle w:val="Hyperlink"/>
                <w:noProof/>
              </w:rPr>
              <w:delText>Hardware Requirements</w:delText>
            </w:r>
            <w:r w:rsidDel="007D7F26">
              <w:rPr>
                <w:noProof/>
                <w:webHidden/>
              </w:rPr>
              <w:tab/>
            </w:r>
            <w:r w:rsidR="00DD13F6" w:rsidDel="007D7F26">
              <w:rPr>
                <w:noProof/>
                <w:webHidden/>
              </w:rPr>
              <w:delText>5</w:delText>
            </w:r>
          </w:del>
        </w:p>
        <w:p w14:paraId="650E2FB3" w14:textId="77777777" w:rsidR="00F871FB" w:rsidDel="007D7F26" w:rsidRDefault="00F871FB">
          <w:pPr>
            <w:pStyle w:val="TOC1"/>
            <w:tabs>
              <w:tab w:val="left" w:pos="400"/>
              <w:tab w:val="right" w:leader="dot" w:pos="9350"/>
            </w:tabs>
            <w:rPr>
              <w:del w:id="236" w:author="BCIL" w:date="2022-11-17T12:49:00Z"/>
              <w:noProof/>
              <w:sz w:val="22"/>
            </w:rPr>
          </w:pPr>
          <w:del w:id="237" w:author="BCIL" w:date="2022-11-17T12:49:00Z">
            <w:r w:rsidRPr="007D7F26" w:rsidDel="007D7F26">
              <w:rPr>
                <w:rStyle w:val="Hyperlink"/>
                <w:noProof/>
              </w:rPr>
              <w:delText>4</w:delText>
            </w:r>
            <w:r w:rsidDel="007D7F26">
              <w:rPr>
                <w:noProof/>
                <w:sz w:val="22"/>
              </w:rPr>
              <w:tab/>
            </w:r>
            <w:r w:rsidRPr="007D7F26" w:rsidDel="007D7F26">
              <w:rPr>
                <w:rStyle w:val="Hyperlink"/>
                <w:noProof/>
              </w:rPr>
              <w:delText>Solution Architecture</w:delText>
            </w:r>
            <w:r w:rsidDel="007D7F26">
              <w:rPr>
                <w:noProof/>
                <w:webHidden/>
              </w:rPr>
              <w:tab/>
            </w:r>
            <w:r w:rsidR="00DD13F6" w:rsidDel="007D7F26">
              <w:rPr>
                <w:noProof/>
                <w:webHidden/>
              </w:rPr>
              <w:delText>6</w:delText>
            </w:r>
          </w:del>
        </w:p>
        <w:p w14:paraId="6C48D5E5" w14:textId="77777777" w:rsidR="00F871FB" w:rsidDel="007D7F26" w:rsidRDefault="00F871FB">
          <w:pPr>
            <w:pStyle w:val="TOC1"/>
            <w:tabs>
              <w:tab w:val="left" w:pos="400"/>
              <w:tab w:val="right" w:leader="dot" w:pos="9350"/>
            </w:tabs>
            <w:rPr>
              <w:del w:id="238" w:author="BCIL" w:date="2022-11-17T12:49:00Z"/>
              <w:noProof/>
              <w:sz w:val="22"/>
            </w:rPr>
          </w:pPr>
          <w:del w:id="239" w:author="BCIL" w:date="2022-11-17T12:49:00Z">
            <w:r w:rsidRPr="007D7F26" w:rsidDel="007D7F26">
              <w:rPr>
                <w:rStyle w:val="Hyperlink"/>
                <w:noProof/>
              </w:rPr>
              <w:delText>5</w:delText>
            </w:r>
            <w:r w:rsidDel="007D7F26">
              <w:rPr>
                <w:noProof/>
                <w:sz w:val="22"/>
              </w:rPr>
              <w:tab/>
            </w:r>
            <w:r w:rsidRPr="007D7F26" w:rsidDel="007D7F26">
              <w:rPr>
                <w:rStyle w:val="Hyperlink"/>
                <w:noProof/>
              </w:rPr>
              <w:delText>User Interface Specification Conventions</w:delText>
            </w:r>
            <w:r w:rsidDel="007D7F26">
              <w:rPr>
                <w:noProof/>
                <w:webHidden/>
              </w:rPr>
              <w:tab/>
            </w:r>
            <w:r w:rsidR="00DD13F6" w:rsidDel="007D7F26">
              <w:rPr>
                <w:noProof/>
                <w:webHidden/>
              </w:rPr>
              <w:delText>7</w:delText>
            </w:r>
          </w:del>
        </w:p>
        <w:p w14:paraId="4142934C" w14:textId="77777777" w:rsidR="00F871FB" w:rsidDel="007D7F26" w:rsidRDefault="00F871FB">
          <w:pPr>
            <w:pStyle w:val="TOC1"/>
            <w:tabs>
              <w:tab w:val="left" w:pos="400"/>
              <w:tab w:val="right" w:leader="dot" w:pos="9350"/>
            </w:tabs>
            <w:rPr>
              <w:del w:id="240" w:author="BCIL" w:date="2022-11-17T12:49:00Z"/>
              <w:noProof/>
              <w:sz w:val="22"/>
            </w:rPr>
          </w:pPr>
          <w:del w:id="241" w:author="BCIL" w:date="2022-11-17T12:49:00Z">
            <w:r w:rsidRPr="007D7F26" w:rsidDel="007D7F26">
              <w:rPr>
                <w:rStyle w:val="Hyperlink"/>
                <w:noProof/>
              </w:rPr>
              <w:delText>6</w:delText>
            </w:r>
            <w:r w:rsidDel="007D7F26">
              <w:rPr>
                <w:noProof/>
                <w:sz w:val="22"/>
              </w:rPr>
              <w:tab/>
            </w:r>
            <w:r w:rsidRPr="007D7F26" w:rsidDel="007D7F26">
              <w:rPr>
                <w:rStyle w:val="Hyperlink"/>
                <w:noProof/>
              </w:rPr>
              <w:delText>System Log</w:delText>
            </w:r>
            <w:r w:rsidDel="007D7F26">
              <w:rPr>
                <w:noProof/>
                <w:webHidden/>
              </w:rPr>
              <w:tab/>
            </w:r>
            <w:r w:rsidR="00DD13F6" w:rsidDel="007D7F26">
              <w:rPr>
                <w:noProof/>
                <w:webHidden/>
              </w:rPr>
              <w:delText>8</w:delText>
            </w:r>
          </w:del>
        </w:p>
        <w:p w14:paraId="3219B409" w14:textId="77777777" w:rsidR="00F871FB" w:rsidDel="007D7F26" w:rsidRDefault="00F871FB">
          <w:pPr>
            <w:pStyle w:val="TOC2"/>
            <w:tabs>
              <w:tab w:val="left" w:pos="880"/>
              <w:tab w:val="right" w:leader="dot" w:pos="9350"/>
            </w:tabs>
            <w:rPr>
              <w:del w:id="242" w:author="BCIL" w:date="2022-11-17T12:49:00Z"/>
              <w:noProof/>
              <w:sz w:val="22"/>
            </w:rPr>
          </w:pPr>
          <w:del w:id="243" w:author="BCIL" w:date="2022-11-17T12:49:00Z">
            <w:r w:rsidRPr="007D7F26" w:rsidDel="007D7F26">
              <w:rPr>
                <w:rStyle w:val="Hyperlink"/>
                <w:noProof/>
                <w14:scene3d>
                  <w14:camera w14:prst="orthographicFront"/>
                  <w14:lightRig w14:rig="threePt" w14:dir="t">
                    <w14:rot w14:lat="0" w14:lon="0" w14:rev="0"/>
                  </w14:lightRig>
                </w14:scene3d>
              </w:rPr>
              <w:delText>6.1</w:delText>
            </w:r>
            <w:r w:rsidDel="007D7F26">
              <w:rPr>
                <w:noProof/>
                <w:sz w:val="22"/>
              </w:rPr>
              <w:tab/>
            </w:r>
            <w:r w:rsidRPr="007D7F26" w:rsidDel="007D7F26">
              <w:rPr>
                <w:rStyle w:val="Hyperlink"/>
                <w:noProof/>
              </w:rPr>
              <w:delText>Error Logs</w:delText>
            </w:r>
            <w:r w:rsidDel="007D7F26">
              <w:rPr>
                <w:noProof/>
                <w:webHidden/>
              </w:rPr>
              <w:tab/>
            </w:r>
            <w:r w:rsidR="00DD13F6" w:rsidDel="007D7F26">
              <w:rPr>
                <w:noProof/>
                <w:webHidden/>
              </w:rPr>
              <w:delText>8</w:delText>
            </w:r>
          </w:del>
        </w:p>
        <w:p w14:paraId="1F1C868D" w14:textId="77777777" w:rsidR="00F871FB" w:rsidDel="007D7F26" w:rsidRDefault="00F871FB">
          <w:pPr>
            <w:pStyle w:val="TOC2"/>
            <w:tabs>
              <w:tab w:val="left" w:pos="880"/>
              <w:tab w:val="right" w:leader="dot" w:pos="9350"/>
            </w:tabs>
            <w:rPr>
              <w:del w:id="244" w:author="BCIL" w:date="2022-11-17T12:49:00Z"/>
              <w:noProof/>
              <w:sz w:val="22"/>
            </w:rPr>
          </w:pPr>
          <w:del w:id="245" w:author="BCIL" w:date="2022-11-17T12:49:00Z">
            <w:r w:rsidRPr="007D7F26" w:rsidDel="007D7F26">
              <w:rPr>
                <w:rStyle w:val="Hyperlink"/>
                <w:noProof/>
                <w14:scene3d>
                  <w14:camera w14:prst="orthographicFront"/>
                  <w14:lightRig w14:rig="threePt" w14:dir="t">
                    <w14:rot w14:lat="0" w14:lon="0" w14:rev="0"/>
                  </w14:lightRig>
                </w14:scene3d>
              </w:rPr>
              <w:delText>6.2</w:delText>
            </w:r>
            <w:r w:rsidDel="007D7F26">
              <w:rPr>
                <w:noProof/>
                <w:sz w:val="22"/>
              </w:rPr>
              <w:tab/>
            </w:r>
            <w:r w:rsidRPr="007D7F26" w:rsidDel="007D7F26">
              <w:rPr>
                <w:rStyle w:val="Hyperlink"/>
                <w:noProof/>
              </w:rPr>
              <w:delText>Audit Logs</w:delText>
            </w:r>
            <w:r w:rsidDel="007D7F26">
              <w:rPr>
                <w:noProof/>
                <w:webHidden/>
              </w:rPr>
              <w:tab/>
            </w:r>
            <w:r w:rsidR="00DD13F6" w:rsidDel="007D7F26">
              <w:rPr>
                <w:noProof/>
                <w:webHidden/>
              </w:rPr>
              <w:delText>8</w:delText>
            </w:r>
          </w:del>
        </w:p>
        <w:p w14:paraId="24629B6D" w14:textId="77777777" w:rsidR="00F871FB" w:rsidDel="007D7F26" w:rsidRDefault="00F871FB">
          <w:pPr>
            <w:pStyle w:val="TOC1"/>
            <w:tabs>
              <w:tab w:val="left" w:pos="400"/>
              <w:tab w:val="right" w:leader="dot" w:pos="9350"/>
            </w:tabs>
            <w:rPr>
              <w:del w:id="246" w:author="BCIL" w:date="2022-11-17T12:49:00Z"/>
              <w:noProof/>
              <w:sz w:val="22"/>
            </w:rPr>
          </w:pPr>
          <w:del w:id="247" w:author="BCIL" w:date="2022-11-17T12:49:00Z">
            <w:r w:rsidRPr="007D7F26" w:rsidDel="007D7F26">
              <w:rPr>
                <w:rStyle w:val="Hyperlink"/>
                <w:noProof/>
              </w:rPr>
              <w:delText>7</w:delText>
            </w:r>
            <w:r w:rsidDel="007D7F26">
              <w:rPr>
                <w:noProof/>
                <w:sz w:val="22"/>
              </w:rPr>
              <w:tab/>
            </w:r>
            <w:r w:rsidRPr="007D7F26" w:rsidDel="007D7F26">
              <w:rPr>
                <w:rStyle w:val="Hyperlink"/>
                <w:noProof/>
              </w:rPr>
              <w:delText>Architectural Design</w:delText>
            </w:r>
            <w:r w:rsidDel="007D7F26">
              <w:rPr>
                <w:noProof/>
                <w:webHidden/>
              </w:rPr>
              <w:tab/>
            </w:r>
            <w:r w:rsidR="00DD13F6" w:rsidDel="007D7F26">
              <w:rPr>
                <w:noProof/>
                <w:webHidden/>
              </w:rPr>
              <w:delText>9</w:delText>
            </w:r>
          </w:del>
        </w:p>
        <w:p w14:paraId="75F17405" w14:textId="77777777" w:rsidR="00F871FB" w:rsidDel="007D7F26" w:rsidRDefault="00F871FB">
          <w:pPr>
            <w:pStyle w:val="TOC2"/>
            <w:tabs>
              <w:tab w:val="left" w:pos="880"/>
              <w:tab w:val="right" w:leader="dot" w:pos="9350"/>
            </w:tabs>
            <w:rPr>
              <w:del w:id="248" w:author="BCIL" w:date="2022-11-17T12:49:00Z"/>
              <w:noProof/>
              <w:sz w:val="22"/>
            </w:rPr>
          </w:pPr>
          <w:del w:id="249" w:author="BCIL" w:date="2022-11-17T12:49:00Z">
            <w:r w:rsidRPr="007D7F26" w:rsidDel="007D7F26">
              <w:rPr>
                <w:rStyle w:val="Hyperlink"/>
                <w:noProof/>
                <w14:scene3d>
                  <w14:camera w14:prst="orthographicFront"/>
                  <w14:lightRig w14:rig="threePt" w14:dir="t">
                    <w14:rot w14:lat="0" w14:lon="0" w14:rev="0"/>
                  </w14:lightRig>
                </w14:scene3d>
              </w:rPr>
              <w:delText>7.1</w:delText>
            </w:r>
            <w:r w:rsidDel="007D7F26">
              <w:rPr>
                <w:noProof/>
                <w:sz w:val="22"/>
              </w:rPr>
              <w:tab/>
            </w:r>
            <w:r w:rsidRPr="007D7F26" w:rsidDel="007D7F26">
              <w:rPr>
                <w:rStyle w:val="Hyperlink"/>
                <w:noProof/>
              </w:rPr>
              <w:delText>Web Application</w:delText>
            </w:r>
            <w:r w:rsidDel="007D7F26">
              <w:rPr>
                <w:noProof/>
                <w:webHidden/>
              </w:rPr>
              <w:tab/>
            </w:r>
            <w:r w:rsidR="00DD13F6" w:rsidDel="007D7F26">
              <w:rPr>
                <w:noProof/>
                <w:webHidden/>
              </w:rPr>
              <w:delText>9</w:delText>
            </w:r>
          </w:del>
        </w:p>
        <w:p w14:paraId="4AFCD256" w14:textId="77777777" w:rsidR="00F871FB" w:rsidDel="007D7F26" w:rsidRDefault="00F871FB">
          <w:pPr>
            <w:pStyle w:val="TOC2"/>
            <w:tabs>
              <w:tab w:val="left" w:pos="880"/>
              <w:tab w:val="right" w:leader="dot" w:pos="9350"/>
            </w:tabs>
            <w:rPr>
              <w:del w:id="250" w:author="BCIL" w:date="2022-11-17T12:49:00Z"/>
              <w:noProof/>
              <w:sz w:val="22"/>
            </w:rPr>
          </w:pPr>
          <w:del w:id="251" w:author="BCIL" w:date="2022-11-17T12:49:00Z">
            <w:r w:rsidRPr="007D7F26" w:rsidDel="007D7F26">
              <w:rPr>
                <w:rStyle w:val="Hyperlink"/>
                <w:noProof/>
                <w14:scene3d>
                  <w14:camera w14:prst="orthographicFront"/>
                  <w14:lightRig w14:rig="threePt" w14:dir="t">
                    <w14:rot w14:lat="0" w14:lon="0" w14:rev="0"/>
                  </w14:lightRig>
                </w14:scene3d>
              </w:rPr>
              <w:delText>7.2</w:delText>
            </w:r>
            <w:r w:rsidDel="007D7F26">
              <w:rPr>
                <w:noProof/>
                <w:sz w:val="22"/>
              </w:rPr>
              <w:tab/>
            </w:r>
            <w:r w:rsidRPr="007D7F26" w:rsidDel="007D7F26">
              <w:rPr>
                <w:rStyle w:val="Hyperlink"/>
                <w:noProof/>
              </w:rPr>
              <w:delText>Device Application</w:delText>
            </w:r>
            <w:r w:rsidDel="007D7F26">
              <w:rPr>
                <w:noProof/>
                <w:webHidden/>
              </w:rPr>
              <w:tab/>
            </w:r>
            <w:r w:rsidR="00DD13F6" w:rsidDel="007D7F26">
              <w:rPr>
                <w:noProof/>
                <w:webHidden/>
              </w:rPr>
              <w:delText>9</w:delText>
            </w:r>
          </w:del>
        </w:p>
        <w:p w14:paraId="601E0415" w14:textId="77777777" w:rsidR="00F871FB" w:rsidDel="007D7F26" w:rsidRDefault="00F871FB">
          <w:pPr>
            <w:pStyle w:val="TOC1"/>
            <w:tabs>
              <w:tab w:val="left" w:pos="400"/>
              <w:tab w:val="right" w:leader="dot" w:pos="9350"/>
            </w:tabs>
            <w:rPr>
              <w:del w:id="252" w:author="BCIL" w:date="2022-11-17T12:49:00Z"/>
              <w:noProof/>
              <w:sz w:val="22"/>
            </w:rPr>
          </w:pPr>
          <w:del w:id="253" w:author="BCIL" w:date="2022-11-17T12:49:00Z">
            <w:r w:rsidRPr="007D7F26" w:rsidDel="007D7F26">
              <w:rPr>
                <w:rStyle w:val="Hyperlink"/>
                <w:noProof/>
              </w:rPr>
              <w:delText>8</w:delText>
            </w:r>
            <w:r w:rsidDel="007D7F26">
              <w:rPr>
                <w:noProof/>
                <w:sz w:val="22"/>
              </w:rPr>
              <w:tab/>
            </w:r>
            <w:r w:rsidRPr="007D7F26" w:rsidDel="007D7F26">
              <w:rPr>
                <w:rStyle w:val="Hyperlink"/>
                <w:noProof/>
              </w:rPr>
              <w:delText>Application Modules</w:delText>
            </w:r>
            <w:r w:rsidDel="007D7F26">
              <w:rPr>
                <w:noProof/>
                <w:webHidden/>
              </w:rPr>
              <w:tab/>
            </w:r>
            <w:r w:rsidR="00DD13F6" w:rsidDel="007D7F26">
              <w:rPr>
                <w:noProof/>
                <w:webHidden/>
              </w:rPr>
              <w:delText>10</w:delText>
            </w:r>
          </w:del>
        </w:p>
        <w:p w14:paraId="7A8F8778" w14:textId="77777777" w:rsidR="00F871FB" w:rsidDel="007D7F26" w:rsidRDefault="00F871FB">
          <w:pPr>
            <w:pStyle w:val="TOC2"/>
            <w:tabs>
              <w:tab w:val="left" w:pos="880"/>
              <w:tab w:val="right" w:leader="dot" w:pos="9350"/>
            </w:tabs>
            <w:rPr>
              <w:del w:id="254" w:author="BCIL" w:date="2022-11-17T12:49:00Z"/>
              <w:noProof/>
              <w:sz w:val="22"/>
            </w:rPr>
          </w:pPr>
          <w:del w:id="255" w:author="BCIL" w:date="2022-11-17T12:49:00Z">
            <w:r w:rsidRPr="007D7F26" w:rsidDel="007D7F26">
              <w:rPr>
                <w:rStyle w:val="Hyperlink"/>
                <w:noProof/>
                <w14:scene3d>
                  <w14:camera w14:prst="orthographicFront"/>
                  <w14:lightRig w14:rig="threePt" w14:dir="t">
                    <w14:rot w14:lat="0" w14:lon="0" w14:rev="0"/>
                  </w14:lightRig>
                </w14:scene3d>
              </w:rPr>
              <w:delText>8.1</w:delText>
            </w:r>
            <w:r w:rsidDel="007D7F26">
              <w:rPr>
                <w:noProof/>
                <w:sz w:val="22"/>
              </w:rPr>
              <w:tab/>
            </w:r>
            <w:r w:rsidRPr="007D7F26" w:rsidDel="007D7F26">
              <w:rPr>
                <w:rStyle w:val="Hyperlink"/>
                <w:noProof/>
              </w:rPr>
              <w:delText>Application Login- Web &amp; Device Application</w:delText>
            </w:r>
            <w:r w:rsidDel="007D7F26">
              <w:rPr>
                <w:noProof/>
                <w:webHidden/>
              </w:rPr>
              <w:tab/>
            </w:r>
            <w:r w:rsidR="00DD13F6" w:rsidDel="007D7F26">
              <w:rPr>
                <w:noProof/>
                <w:webHidden/>
              </w:rPr>
              <w:delText>10</w:delText>
            </w:r>
          </w:del>
        </w:p>
        <w:p w14:paraId="6F4D11BC" w14:textId="77777777" w:rsidR="00F871FB" w:rsidDel="007D7F26" w:rsidRDefault="00F871FB">
          <w:pPr>
            <w:pStyle w:val="TOC2"/>
            <w:tabs>
              <w:tab w:val="left" w:pos="880"/>
              <w:tab w:val="right" w:leader="dot" w:pos="9350"/>
            </w:tabs>
            <w:rPr>
              <w:del w:id="256" w:author="BCIL" w:date="2022-11-17T12:49:00Z"/>
              <w:noProof/>
              <w:sz w:val="22"/>
            </w:rPr>
          </w:pPr>
          <w:del w:id="257" w:author="BCIL" w:date="2022-11-17T12:49:00Z">
            <w:r w:rsidRPr="007D7F26" w:rsidDel="007D7F26">
              <w:rPr>
                <w:rStyle w:val="Hyperlink"/>
                <w:noProof/>
                <w14:scene3d>
                  <w14:camera w14:prst="orthographicFront"/>
                  <w14:lightRig w14:rig="threePt" w14:dir="t">
                    <w14:rot w14:lat="0" w14:lon="0" w14:rev="0"/>
                  </w14:lightRig>
                </w14:scene3d>
              </w:rPr>
              <w:delText>8.2</w:delText>
            </w:r>
            <w:r w:rsidDel="007D7F26">
              <w:rPr>
                <w:noProof/>
                <w:sz w:val="22"/>
              </w:rPr>
              <w:tab/>
            </w:r>
            <w:r w:rsidRPr="007D7F26" w:rsidDel="007D7F26">
              <w:rPr>
                <w:rStyle w:val="Hyperlink"/>
                <w:noProof/>
              </w:rPr>
              <w:delText>User Management</w:delText>
            </w:r>
            <w:r w:rsidDel="007D7F26">
              <w:rPr>
                <w:noProof/>
                <w:webHidden/>
              </w:rPr>
              <w:tab/>
            </w:r>
            <w:r w:rsidR="00DD13F6" w:rsidDel="007D7F26">
              <w:rPr>
                <w:noProof/>
                <w:webHidden/>
              </w:rPr>
              <w:delText>11</w:delText>
            </w:r>
          </w:del>
        </w:p>
        <w:p w14:paraId="7AAE3EF9" w14:textId="77777777" w:rsidR="00F871FB" w:rsidDel="007D7F26" w:rsidRDefault="00F871FB">
          <w:pPr>
            <w:pStyle w:val="TOC3"/>
            <w:tabs>
              <w:tab w:val="right" w:leader="dot" w:pos="9350"/>
            </w:tabs>
            <w:rPr>
              <w:del w:id="258" w:author="BCIL" w:date="2022-11-17T12:49:00Z"/>
              <w:noProof/>
              <w:sz w:val="22"/>
            </w:rPr>
          </w:pPr>
          <w:del w:id="259" w:author="BCIL" w:date="2022-11-17T12:49:00Z">
            <w:r w:rsidRPr="007D7F26" w:rsidDel="007D7F26">
              <w:rPr>
                <w:rStyle w:val="Hyperlink"/>
                <w:noProof/>
                <w14:scene3d>
                  <w14:camera w14:prst="orthographicFront"/>
                  <w14:lightRig w14:rig="threePt" w14:dir="t">
                    <w14:rot w14:lat="0" w14:lon="0" w14:rev="0"/>
                  </w14:lightRig>
                </w14:scene3d>
              </w:rPr>
              <w:delText>8.2.1</w:delText>
            </w:r>
            <w:r w:rsidRPr="007D7F26" w:rsidDel="007D7F26">
              <w:rPr>
                <w:rStyle w:val="Hyperlink"/>
                <w:noProof/>
              </w:rPr>
              <w:delText xml:space="preserve"> User Master</w:delText>
            </w:r>
            <w:r w:rsidDel="007D7F26">
              <w:rPr>
                <w:noProof/>
                <w:webHidden/>
              </w:rPr>
              <w:tab/>
            </w:r>
            <w:r w:rsidR="00DD13F6" w:rsidDel="007D7F26">
              <w:rPr>
                <w:noProof/>
                <w:webHidden/>
              </w:rPr>
              <w:delText>11</w:delText>
            </w:r>
          </w:del>
        </w:p>
        <w:p w14:paraId="09B2C308" w14:textId="77777777" w:rsidR="00F871FB" w:rsidDel="007D7F26" w:rsidRDefault="00F871FB">
          <w:pPr>
            <w:pStyle w:val="TOC3"/>
            <w:tabs>
              <w:tab w:val="right" w:leader="dot" w:pos="9350"/>
            </w:tabs>
            <w:rPr>
              <w:del w:id="260" w:author="BCIL" w:date="2022-11-17T12:49:00Z"/>
              <w:noProof/>
              <w:sz w:val="22"/>
            </w:rPr>
          </w:pPr>
          <w:del w:id="261" w:author="BCIL" w:date="2022-11-17T12:49:00Z">
            <w:r w:rsidRPr="007D7F26" w:rsidDel="007D7F26">
              <w:rPr>
                <w:rStyle w:val="Hyperlink"/>
                <w:noProof/>
                <w14:scene3d>
                  <w14:camera w14:prst="orthographicFront"/>
                  <w14:lightRig w14:rig="threePt" w14:dir="t">
                    <w14:rot w14:lat="0" w14:lon="0" w14:rev="0"/>
                  </w14:lightRig>
                </w14:scene3d>
              </w:rPr>
              <w:delText>8.2.2</w:delText>
            </w:r>
            <w:r w:rsidRPr="007D7F26" w:rsidDel="007D7F26">
              <w:rPr>
                <w:rStyle w:val="Hyperlink"/>
                <w:noProof/>
              </w:rPr>
              <w:delText xml:space="preserve"> User Rights/ Permission</w:delText>
            </w:r>
            <w:r w:rsidDel="007D7F26">
              <w:rPr>
                <w:noProof/>
                <w:webHidden/>
              </w:rPr>
              <w:tab/>
            </w:r>
            <w:r w:rsidR="00DD13F6" w:rsidDel="007D7F26">
              <w:rPr>
                <w:noProof/>
                <w:webHidden/>
              </w:rPr>
              <w:delText>12</w:delText>
            </w:r>
          </w:del>
        </w:p>
        <w:p w14:paraId="29F0C507" w14:textId="77777777" w:rsidR="00F871FB" w:rsidDel="007D7F26" w:rsidRDefault="00F871FB">
          <w:pPr>
            <w:pStyle w:val="TOC3"/>
            <w:tabs>
              <w:tab w:val="right" w:leader="dot" w:pos="9350"/>
            </w:tabs>
            <w:rPr>
              <w:del w:id="262" w:author="BCIL" w:date="2022-11-17T12:49:00Z"/>
              <w:noProof/>
              <w:sz w:val="22"/>
            </w:rPr>
          </w:pPr>
          <w:del w:id="263" w:author="BCIL" w:date="2022-11-17T12:49:00Z">
            <w:r w:rsidRPr="007D7F26" w:rsidDel="007D7F26">
              <w:rPr>
                <w:rStyle w:val="Hyperlink"/>
                <w:noProof/>
                <w14:scene3d>
                  <w14:camera w14:prst="orthographicFront"/>
                  <w14:lightRig w14:rig="threePt" w14:dir="t">
                    <w14:rot w14:lat="0" w14:lon="0" w14:rev="0"/>
                  </w14:lightRig>
                </w14:scene3d>
              </w:rPr>
              <w:delText>8.2.3</w:delText>
            </w:r>
            <w:r w:rsidRPr="007D7F26" w:rsidDel="007D7F26">
              <w:rPr>
                <w:rStyle w:val="Hyperlink"/>
                <w:noProof/>
              </w:rPr>
              <w:delText xml:space="preserve"> User Login</w:delText>
            </w:r>
            <w:r w:rsidDel="007D7F26">
              <w:rPr>
                <w:noProof/>
                <w:webHidden/>
              </w:rPr>
              <w:tab/>
            </w:r>
            <w:r w:rsidR="00DD13F6" w:rsidDel="007D7F26">
              <w:rPr>
                <w:noProof/>
                <w:webHidden/>
              </w:rPr>
              <w:delText>13</w:delText>
            </w:r>
          </w:del>
        </w:p>
        <w:p w14:paraId="14C35D16" w14:textId="77777777" w:rsidR="00F871FB" w:rsidDel="007D7F26" w:rsidRDefault="00F871FB">
          <w:pPr>
            <w:pStyle w:val="TOC2"/>
            <w:tabs>
              <w:tab w:val="left" w:pos="880"/>
              <w:tab w:val="right" w:leader="dot" w:pos="9350"/>
            </w:tabs>
            <w:rPr>
              <w:del w:id="264" w:author="BCIL" w:date="2022-11-17T12:49:00Z"/>
              <w:noProof/>
              <w:sz w:val="22"/>
            </w:rPr>
          </w:pPr>
          <w:del w:id="265" w:author="BCIL" w:date="2022-11-17T12:49:00Z">
            <w:r w:rsidRPr="007D7F26" w:rsidDel="007D7F26">
              <w:rPr>
                <w:rStyle w:val="Hyperlink"/>
                <w:noProof/>
                <w14:scene3d>
                  <w14:camera w14:prst="orthographicFront"/>
                  <w14:lightRig w14:rig="threePt" w14:dir="t">
                    <w14:rot w14:lat="0" w14:lon="0" w14:rev="0"/>
                  </w14:lightRig>
                </w14:scene3d>
              </w:rPr>
              <w:delText>8.3</w:delText>
            </w:r>
            <w:r w:rsidDel="007D7F26">
              <w:rPr>
                <w:noProof/>
                <w:sz w:val="22"/>
              </w:rPr>
              <w:tab/>
            </w:r>
            <w:r w:rsidRPr="007D7F26" w:rsidDel="007D7F26">
              <w:rPr>
                <w:rStyle w:val="Hyperlink"/>
                <w:noProof/>
              </w:rPr>
              <w:delText>Masters</w:delText>
            </w:r>
            <w:r w:rsidDel="007D7F26">
              <w:rPr>
                <w:noProof/>
                <w:webHidden/>
              </w:rPr>
              <w:tab/>
            </w:r>
            <w:r w:rsidR="00DD13F6" w:rsidDel="007D7F26">
              <w:rPr>
                <w:noProof/>
                <w:webHidden/>
              </w:rPr>
              <w:delText>14</w:delText>
            </w:r>
          </w:del>
        </w:p>
        <w:p w14:paraId="25D6C9AB" w14:textId="77777777" w:rsidR="00F871FB" w:rsidDel="007D7F26" w:rsidRDefault="00F871FB">
          <w:pPr>
            <w:pStyle w:val="TOC3"/>
            <w:tabs>
              <w:tab w:val="right" w:leader="dot" w:pos="9350"/>
            </w:tabs>
            <w:rPr>
              <w:del w:id="266" w:author="BCIL" w:date="2022-11-17T12:49:00Z"/>
              <w:noProof/>
              <w:sz w:val="22"/>
            </w:rPr>
          </w:pPr>
          <w:del w:id="267" w:author="BCIL" w:date="2022-11-17T12:49:00Z">
            <w:r w:rsidRPr="007D7F26" w:rsidDel="007D7F26">
              <w:rPr>
                <w:rStyle w:val="Hyperlink"/>
                <w:noProof/>
                <w14:scene3d>
                  <w14:camera w14:prst="orthographicFront"/>
                  <w14:lightRig w14:rig="threePt" w14:dir="t">
                    <w14:rot w14:lat="0" w14:lon="0" w14:rev="0"/>
                  </w14:lightRig>
                </w14:scene3d>
              </w:rPr>
              <w:delText>8.3.1</w:delText>
            </w:r>
            <w:r w:rsidRPr="007D7F26" w:rsidDel="007D7F26">
              <w:rPr>
                <w:rStyle w:val="Hyperlink"/>
                <w:noProof/>
              </w:rPr>
              <w:delText xml:space="preserve"> Mould Master</w:delText>
            </w:r>
            <w:r w:rsidDel="007D7F26">
              <w:rPr>
                <w:noProof/>
                <w:webHidden/>
              </w:rPr>
              <w:tab/>
            </w:r>
            <w:r w:rsidR="00DD13F6" w:rsidDel="007D7F26">
              <w:rPr>
                <w:noProof/>
                <w:webHidden/>
              </w:rPr>
              <w:delText>14</w:delText>
            </w:r>
          </w:del>
        </w:p>
        <w:p w14:paraId="3C037332" w14:textId="77777777" w:rsidR="00F871FB" w:rsidDel="007D7F26" w:rsidRDefault="00F871FB">
          <w:pPr>
            <w:pStyle w:val="TOC3"/>
            <w:tabs>
              <w:tab w:val="right" w:leader="dot" w:pos="9350"/>
            </w:tabs>
            <w:rPr>
              <w:del w:id="268" w:author="BCIL" w:date="2022-11-17T12:49:00Z"/>
              <w:noProof/>
              <w:sz w:val="22"/>
            </w:rPr>
          </w:pPr>
          <w:del w:id="269" w:author="BCIL" w:date="2022-11-17T12:49:00Z">
            <w:r w:rsidRPr="007D7F26" w:rsidDel="007D7F26">
              <w:rPr>
                <w:rStyle w:val="Hyperlink"/>
                <w:noProof/>
                <w14:scene3d>
                  <w14:camera w14:prst="orthographicFront"/>
                  <w14:lightRig w14:rig="threePt" w14:dir="t">
                    <w14:rot w14:lat="0" w14:lon="0" w14:rev="0"/>
                  </w14:lightRig>
                </w14:scene3d>
              </w:rPr>
              <w:delText>8.3.2</w:delText>
            </w:r>
            <w:r w:rsidRPr="007D7F26" w:rsidDel="007D7F26">
              <w:rPr>
                <w:rStyle w:val="Hyperlink"/>
                <w:noProof/>
              </w:rPr>
              <w:delText xml:space="preserve"> Segment Master</w:delText>
            </w:r>
            <w:r w:rsidDel="007D7F26">
              <w:rPr>
                <w:noProof/>
                <w:webHidden/>
              </w:rPr>
              <w:tab/>
            </w:r>
            <w:r w:rsidR="00DD13F6" w:rsidDel="007D7F26">
              <w:rPr>
                <w:noProof/>
                <w:webHidden/>
              </w:rPr>
              <w:delText>15</w:delText>
            </w:r>
          </w:del>
        </w:p>
        <w:p w14:paraId="6B672957" w14:textId="77777777" w:rsidR="00F871FB" w:rsidDel="007D7F26" w:rsidRDefault="00F871FB">
          <w:pPr>
            <w:pStyle w:val="TOC3"/>
            <w:tabs>
              <w:tab w:val="right" w:leader="dot" w:pos="9350"/>
            </w:tabs>
            <w:rPr>
              <w:del w:id="270" w:author="BCIL" w:date="2022-11-17T12:49:00Z"/>
              <w:noProof/>
              <w:sz w:val="22"/>
            </w:rPr>
          </w:pPr>
          <w:del w:id="271" w:author="BCIL" w:date="2022-11-17T12:49:00Z">
            <w:r w:rsidRPr="007D7F26" w:rsidDel="007D7F26">
              <w:rPr>
                <w:rStyle w:val="Hyperlink"/>
                <w:noProof/>
                <w14:scene3d>
                  <w14:camera w14:prst="orthographicFront"/>
                  <w14:lightRig w14:rig="threePt" w14:dir="t">
                    <w14:rot w14:lat="0" w14:lon="0" w14:rev="0"/>
                  </w14:lightRig>
                </w14:scene3d>
              </w:rPr>
              <w:delText>8.3.3</w:delText>
            </w:r>
            <w:r w:rsidRPr="007D7F26" w:rsidDel="007D7F26">
              <w:rPr>
                <w:rStyle w:val="Hyperlink"/>
                <w:noProof/>
              </w:rPr>
              <w:delText xml:space="preserve"> Yard Location Master</w:delText>
            </w:r>
            <w:r w:rsidDel="007D7F26">
              <w:rPr>
                <w:noProof/>
                <w:webHidden/>
              </w:rPr>
              <w:tab/>
            </w:r>
            <w:r w:rsidR="00DD13F6" w:rsidDel="007D7F26">
              <w:rPr>
                <w:noProof/>
                <w:webHidden/>
              </w:rPr>
              <w:delText>16</w:delText>
            </w:r>
          </w:del>
        </w:p>
        <w:p w14:paraId="6FA9E930" w14:textId="77777777" w:rsidR="00F871FB" w:rsidDel="007D7F26" w:rsidRDefault="00F871FB">
          <w:pPr>
            <w:pStyle w:val="TOC3"/>
            <w:tabs>
              <w:tab w:val="right" w:leader="dot" w:pos="9350"/>
            </w:tabs>
            <w:rPr>
              <w:del w:id="272" w:author="BCIL" w:date="2022-11-17T12:49:00Z"/>
              <w:noProof/>
              <w:sz w:val="22"/>
            </w:rPr>
          </w:pPr>
          <w:del w:id="273" w:author="BCIL" w:date="2022-11-17T12:49:00Z">
            <w:r w:rsidRPr="007D7F26" w:rsidDel="007D7F26">
              <w:rPr>
                <w:rStyle w:val="Hyperlink"/>
                <w:noProof/>
                <w14:scene3d>
                  <w14:camera w14:prst="orthographicFront"/>
                  <w14:lightRig w14:rig="threePt" w14:dir="t">
                    <w14:rot w14:lat="0" w14:lon="0" w14:rev="0"/>
                  </w14:lightRig>
                </w14:scene3d>
              </w:rPr>
              <w:delText>8.3.4</w:delText>
            </w:r>
            <w:r w:rsidRPr="007D7F26" w:rsidDel="007D7F26">
              <w:rPr>
                <w:rStyle w:val="Hyperlink"/>
                <w:noProof/>
              </w:rPr>
              <w:delText xml:space="preserve"> Erection Site Master</w:delText>
            </w:r>
            <w:r w:rsidDel="007D7F26">
              <w:rPr>
                <w:noProof/>
                <w:webHidden/>
              </w:rPr>
              <w:tab/>
            </w:r>
            <w:r w:rsidR="00DD13F6" w:rsidDel="007D7F26">
              <w:rPr>
                <w:noProof/>
                <w:webHidden/>
              </w:rPr>
              <w:delText>16</w:delText>
            </w:r>
          </w:del>
        </w:p>
        <w:p w14:paraId="6463B692" w14:textId="77777777" w:rsidR="00F871FB" w:rsidDel="007D7F26" w:rsidRDefault="00F871FB">
          <w:pPr>
            <w:pStyle w:val="TOC3"/>
            <w:tabs>
              <w:tab w:val="right" w:leader="dot" w:pos="9350"/>
            </w:tabs>
            <w:rPr>
              <w:del w:id="274" w:author="BCIL" w:date="2022-11-17T12:49:00Z"/>
              <w:noProof/>
              <w:sz w:val="22"/>
            </w:rPr>
          </w:pPr>
          <w:del w:id="275" w:author="BCIL" w:date="2022-11-17T12:49:00Z">
            <w:r w:rsidRPr="007D7F26" w:rsidDel="007D7F26">
              <w:rPr>
                <w:rStyle w:val="Hyperlink"/>
                <w:noProof/>
                <w14:scene3d>
                  <w14:camera w14:prst="orthographicFront"/>
                  <w14:lightRig w14:rig="threePt" w14:dir="t">
                    <w14:rot w14:lat="0" w14:lon="0" w14:rev="0"/>
                  </w14:lightRig>
                </w14:scene3d>
              </w:rPr>
              <w:delText>8.3.5</w:delText>
            </w:r>
            <w:r w:rsidRPr="007D7F26" w:rsidDel="007D7F26">
              <w:rPr>
                <w:rStyle w:val="Hyperlink"/>
                <w:noProof/>
              </w:rPr>
              <w:delText xml:space="preserve"> Drive (Zone) Master</w:delText>
            </w:r>
            <w:r w:rsidDel="007D7F26">
              <w:rPr>
                <w:noProof/>
                <w:webHidden/>
              </w:rPr>
              <w:tab/>
            </w:r>
            <w:r w:rsidR="00DD13F6" w:rsidDel="007D7F26">
              <w:rPr>
                <w:noProof/>
                <w:webHidden/>
              </w:rPr>
              <w:delText>17</w:delText>
            </w:r>
          </w:del>
        </w:p>
        <w:p w14:paraId="605FDAAD" w14:textId="77777777" w:rsidR="00F871FB" w:rsidDel="007D7F26" w:rsidRDefault="00F871FB">
          <w:pPr>
            <w:pStyle w:val="TOC3"/>
            <w:tabs>
              <w:tab w:val="right" w:leader="dot" w:pos="9350"/>
            </w:tabs>
            <w:rPr>
              <w:del w:id="276" w:author="BCIL" w:date="2022-11-17T12:49:00Z"/>
              <w:noProof/>
              <w:sz w:val="22"/>
            </w:rPr>
          </w:pPr>
          <w:del w:id="277" w:author="BCIL" w:date="2022-11-17T12:49:00Z">
            <w:r w:rsidRPr="007D7F26" w:rsidDel="007D7F26">
              <w:rPr>
                <w:rStyle w:val="Hyperlink"/>
                <w:noProof/>
                <w14:scene3d>
                  <w14:camera w14:prst="orthographicFront"/>
                  <w14:lightRig w14:rig="threePt" w14:dir="t">
                    <w14:rot w14:lat="0" w14:lon="0" w14:rev="0"/>
                  </w14:lightRig>
                </w14:scene3d>
              </w:rPr>
              <w:delText>8.3.6</w:delText>
            </w:r>
            <w:r w:rsidRPr="007D7F26" w:rsidDel="007D7F26">
              <w:rPr>
                <w:rStyle w:val="Hyperlink"/>
                <w:noProof/>
              </w:rPr>
              <w:delText xml:space="preserve"> Configuration Setting</w:delText>
            </w:r>
            <w:r w:rsidDel="007D7F26">
              <w:rPr>
                <w:noProof/>
                <w:webHidden/>
              </w:rPr>
              <w:tab/>
            </w:r>
            <w:r w:rsidR="00DD13F6" w:rsidDel="007D7F26">
              <w:rPr>
                <w:noProof/>
                <w:webHidden/>
              </w:rPr>
              <w:delText>18</w:delText>
            </w:r>
          </w:del>
        </w:p>
        <w:p w14:paraId="5854FE4E" w14:textId="77777777" w:rsidR="00F871FB" w:rsidDel="007D7F26" w:rsidRDefault="00F871FB">
          <w:pPr>
            <w:pStyle w:val="TOC2"/>
            <w:tabs>
              <w:tab w:val="left" w:pos="880"/>
              <w:tab w:val="right" w:leader="dot" w:pos="9350"/>
            </w:tabs>
            <w:rPr>
              <w:del w:id="278" w:author="BCIL" w:date="2022-11-17T12:49:00Z"/>
              <w:noProof/>
              <w:sz w:val="22"/>
            </w:rPr>
          </w:pPr>
          <w:del w:id="279" w:author="BCIL" w:date="2022-11-17T12:49:00Z">
            <w:r w:rsidRPr="007D7F26" w:rsidDel="007D7F26">
              <w:rPr>
                <w:rStyle w:val="Hyperlink"/>
                <w:noProof/>
                <w14:scene3d>
                  <w14:camera w14:prst="orthographicFront"/>
                  <w14:lightRig w14:rig="threePt" w14:dir="t">
                    <w14:rot w14:lat="0" w14:lon="0" w14:rev="0"/>
                  </w14:lightRig>
                </w14:scene3d>
              </w:rPr>
              <w:delText>8.4</w:delText>
            </w:r>
            <w:r w:rsidDel="007D7F26">
              <w:rPr>
                <w:noProof/>
                <w:sz w:val="22"/>
              </w:rPr>
              <w:tab/>
            </w:r>
            <w:r w:rsidRPr="007D7F26" w:rsidDel="007D7F26">
              <w:rPr>
                <w:rStyle w:val="Hyperlink"/>
                <w:noProof/>
              </w:rPr>
              <w:delText>Segment Creations</w:delText>
            </w:r>
            <w:r w:rsidDel="007D7F26">
              <w:rPr>
                <w:noProof/>
                <w:webHidden/>
              </w:rPr>
              <w:tab/>
            </w:r>
            <w:r w:rsidR="00DD13F6" w:rsidDel="007D7F26">
              <w:rPr>
                <w:noProof/>
                <w:webHidden/>
              </w:rPr>
              <w:delText>19</w:delText>
            </w:r>
          </w:del>
        </w:p>
        <w:p w14:paraId="4FACDFE9" w14:textId="77777777" w:rsidR="00F871FB" w:rsidDel="007D7F26" w:rsidRDefault="00F871FB">
          <w:pPr>
            <w:pStyle w:val="TOC3"/>
            <w:tabs>
              <w:tab w:val="right" w:leader="dot" w:pos="9350"/>
            </w:tabs>
            <w:rPr>
              <w:del w:id="280" w:author="BCIL" w:date="2022-11-17T12:49:00Z"/>
              <w:noProof/>
              <w:sz w:val="22"/>
            </w:rPr>
          </w:pPr>
          <w:del w:id="281" w:author="BCIL" w:date="2022-11-17T12:49:00Z">
            <w:r w:rsidRPr="007D7F26" w:rsidDel="007D7F26">
              <w:rPr>
                <w:rStyle w:val="Hyperlink"/>
                <w:noProof/>
                <w14:scene3d>
                  <w14:camera w14:prst="orthographicFront"/>
                  <w14:lightRig w14:rig="threePt" w14:dir="t">
                    <w14:rot w14:lat="0" w14:lon="0" w14:rev="0"/>
                  </w14:lightRig>
                </w14:scene3d>
              </w:rPr>
              <w:delText>8.4.1</w:delText>
            </w:r>
            <w:r w:rsidRPr="007D7F26" w:rsidDel="007D7F26">
              <w:rPr>
                <w:rStyle w:val="Hyperlink"/>
                <w:noProof/>
              </w:rPr>
              <w:delText xml:space="preserve"> Segment Casting &amp; RFID Tagging</w:delText>
            </w:r>
            <w:r w:rsidDel="007D7F26">
              <w:rPr>
                <w:noProof/>
                <w:webHidden/>
              </w:rPr>
              <w:tab/>
            </w:r>
            <w:r w:rsidR="00DD13F6" w:rsidDel="007D7F26">
              <w:rPr>
                <w:noProof/>
                <w:webHidden/>
              </w:rPr>
              <w:delText>19</w:delText>
            </w:r>
          </w:del>
        </w:p>
        <w:p w14:paraId="3616C4DD" w14:textId="77777777" w:rsidR="00F871FB" w:rsidDel="007D7F26" w:rsidRDefault="00F871FB">
          <w:pPr>
            <w:pStyle w:val="TOC3"/>
            <w:tabs>
              <w:tab w:val="right" w:leader="dot" w:pos="9350"/>
            </w:tabs>
            <w:rPr>
              <w:del w:id="282" w:author="BCIL" w:date="2022-11-17T12:49:00Z"/>
              <w:noProof/>
              <w:sz w:val="22"/>
            </w:rPr>
          </w:pPr>
          <w:del w:id="283" w:author="BCIL" w:date="2022-11-17T12:49:00Z">
            <w:r w:rsidRPr="007D7F26" w:rsidDel="007D7F26">
              <w:rPr>
                <w:rStyle w:val="Hyperlink"/>
                <w:noProof/>
                <w14:scene3d>
                  <w14:camera w14:prst="orthographicFront"/>
                  <w14:lightRig w14:rig="threePt" w14:dir="t">
                    <w14:rot w14:lat="0" w14:lon="0" w14:rev="0"/>
                  </w14:lightRig>
                </w14:scene3d>
              </w:rPr>
              <w:delText>8.4.2</w:delText>
            </w:r>
            <w:r w:rsidRPr="007D7F26" w:rsidDel="007D7F26">
              <w:rPr>
                <w:rStyle w:val="Hyperlink"/>
                <w:noProof/>
              </w:rPr>
              <w:delText xml:space="preserve"> RFID Tag Moulding</w:delText>
            </w:r>
            <w:r w:rsidDel="007D7F26">
              <w:rPr>
                <w:noProof/>
                <w:webHidden/>
              </w:rPr>
              <w:tab/>
            </w:r>
            <w:r w:rsidR="00DD13F6" w:rsidDel="007D7F26">
              <w:rPr>
                <w:noProof/>
                <w:webHidden/>
              </w:rPr>
              <w:delText>21</w:delText>
            </w:r>
          </w:del>
        </w:p>
        <w:p w14:paraId="228B163F" w14:textId="77777777" w:rsidR="00F871FB" w:rsidDel="007D7F26" w:rsidRDefault="00F871FB">
          <w:pPr>
            <w:pStyle w:val="TOC3"/>
            <w:tabs>
              <w:tab w:val="right" w:leader="dot" w:pos="9350"/>
            </w:tabs>
            <w:rPr>
              <w:del w:id="284" w:author="BCIL" w:date="2022-11-17T12:49:00Z"/>
              <w:noProof/>
              <w:sz w:val="22"/>
            </w:rPr>
          </w:pPr>
          <w:del w:id="285" w:author="BCIL" w:date="2022-11-17T12:49:00Z">
            <w:r w:rsidRPr="007D7F26" w:rsidDel="007D7F26">
              <w:rPr>
                <w:rStyle w:val="Hyperlink"/>
                <w:noProof/>
                <w14:scene3d>
                  <w14:camera w14:prst="orthographicFront"/>
                  <w14:lightRig w14:rig="threePt" w14:dir="t">
                    <w14:rot w14:lat="0" w14:lon="0" w14:rev="0"/>
                  </w14:lightRig>
                </w14:scene3d>
              </w:rPr>
              <w:delText>8.4.3</w:delText>
            </w:r>
            <w:r w:rsidRPr="007D7F26" w:rsidDel="007D7F26">
              <w:rPr>
                <w:rStyle w:val="Hyperlink"/>
                <w:noProof/>
              </w:rPr>
              <w:delText xml:space="preserve"> Concrete Pouring</w:delText>
            </w:r>
            <w:r w:rsidDel="007D7F26">
              <w:rPr>
                <w:noProof/>
                <w:webHidden/>
              </w:rPr>
              <w:tab/>
            </w:r>
            <w:r w:rsidR="00DD13F6" w:rsidDel="007D7F26">
              <w:rPr>
                <w:noProof/>
                <w:webHidden/>
              </w:rPr>
              <w:delText>23</w:delText>
            </w:r>
          </w:del>
        </w:p>
        <w:p w14:paraId="4CE13F0F" w14:textId="77777777" w:rsidR="00F871FB" w:rsidDel="007D7F26" w:rsidRDefault="00F871FB">
          <w:pPr>
            <w:pStyle w:val="TOC3"/>
            <w:tabs>
              <w:tab w:val="right" w:leader="dot" w:pos="9350"/>
            </w:tabs>
            <w:rPr>
              <w:del w:id="286" w:author="BCIL" w:date="2022-11-17T12:49:00Z"/>
              <w:noProof/>
              <w:sz w:val="22"/>
            </w:rPr>
          </w:pPr>
          <w:del w:id="287" w:author="BCIL" w:date="2022-11-17T12:49:00Z">
            <w:r w:rsidRPr="007D7F26" w:rsidDel="007D7F26">
              <w:rPr>
                <w:rStyle w:val="Hyperlink"/>
                <w:noProof/>
                <w14:scene3d>
                  <w14:camera w14:prst="orthographicFront"/>
                  <w14:lightRig w14:rig="threePt" w14:dir="t">
                    <w14:rot w14:lat="0" w14:lon="0" w14:rev="0"/>
                  </w14:lightRig>
                </w14:scene3d>
              </w:rPr>
              <w:delText>8.4.4</w:delText>
            </w:r>
            <w:r w:rsidRPr="007D7F26" w:rsidDel="007D7F26">
              <w:rPr>
                <w:rStyle w:val="Hyperlink"/>
                <w:noProof/>
              </w:rPr>
              <w:delText xml:space="preserve"> De-Moulding</w:delText>
            </w:r>
            <w:r w:rsidDel="007D7F26">
              <w:rPr>
                <w:noProof/>
                <w:webHidden/>
              </w:rPr>
              <w:tab/>
            </w:r>
            <w:r w:rsidR="00DD13F6" w:rsidDel="007D7F26">
              <w:rPr>
                <w:noProof/>
                <w:webHidden/>
              </w:rPr>
              <w:delText>25</w:delText>
            </w:r>
          </w:del>
        </w:p>
        <w:p w14:paraId="783D09EC" w14:textId="77777777" w:rsidR="00F871FB" w:rsidDel="007D7F26" w:rsidRDefault="00F871FB">
          <w:pPr>
            <w:pStyle w:val="TOC2"/>
            <w:tabs>
              <w:tab w:val="left" w:pos="880"/>
              <w:tab w:val="right" w:leader="dot" w:pos="9350"/>
            </w:tabs>
            <w:rPr>
              <w:del w:id="288" w:author="BCIL" w:date="2022-11-17T12:49:00Z"/>
              <w:noProof/>
              <w:sz w:val="22"/>
            </w:rPr>
          </w:pPr>
          <w:del w:id="289" w:author="BCIL" w:date="2022-11-17T12:49:00Z">
            <w:r w:rsidRPr="007D7F26" w:rsidDel="007D7F26">
              <w:rPr>
                <w:rStyle w:val="Hyperlink"/>
                <w:noProof/>
                <w14:scene3d>
                  <w14:camera w14:prst="orthographicFront"/>
                  <w14:lightRig w14:rig="threePt" w14:dir="t">
                    <w14:rot w14:lat="0" w14:lon="0" w14:rev="0"/>
                  </w14:lightRig>
                </w14:scene3d>
              </w:rPr>
              <w:delText>8.5</w:delText>
            </w:r>
            <w:r w:rsidDel="007D7F26">
              <w:rPr>
                <w:noProof/>
                <w:sz w:val="22"/>
              </w:rPr>
              <w:tab/>
            </w:r>
            <w:r w:rsidRPr="007D7F26" w:rsidDel="007D7F26">
              <w:rPr>
                <w:rStyle w:val="Hyperlink"/>
                <w:noProof/>
              </w:rPr>
              <w:delText>Casting Yard Operations</w:delText>
            </w:r>
            <w:r w:rsidDel="007D7F26">
              <w:rPr>
                <w:noProof/>
                <w:webHidden/>
              </w:rPr>
              <w:tab/>
            </w:r>
            <w:r w:rsidR="00DD13F6" w:rsidDel="007D7F26">
              <w:rPr>
                <w:noProof/>
                <w:webHidden/>
              </w:rPr>
              <w:delText>27</w:delText>
            </w:r>
          </w:del>
        </w:p>
        <w:p w14:paraId="58B29D04" w14:textId="77777777" w:rsidR="00F871FB" w:rsidDel="007D7F26" w:rsidRDefault="00F871FB">
          <w:pPr>
            <w:pStyle w:val="TOC3"/>
            <w:tabs>
              <w:tab w:val="right" w:leader="dot" w:pos="9350"/>
            </w:tabs>
            <w:rPr>
              <w:del w:id="290" w:author="BCIL" w:date="2022-11-17T12:49:00Z"/>
              <w:noProof/>
              <w:sz w:val="22"/>
            </w:rPr>
          </w:pPr>
          <w:del w:id="291" w:author="BCIL" w:date="2022-11-17T12:49:00Z">
            <w:r w:rsidRPr="007D7F26" w:rsidDel="007D7F26">
              <w:rPr>
                <w:rStyle w:val="Hyperlink"/>
                <w:noProof/>
                <w14:scene3d>
                  <w14:camera w14:prst="orthographicFront"/>
                  <w14:lightRig w14:rig="threePt" w14:dir="t">
                    <w14:rot w14:lat="0" w14:lon="0" w14:rev="0"/>
                  </w14:lightRig>
                </w14:scene3d>
              </w:rPr>
              <w:delText>8.5.1</w:delText>
            </w:r>
            <w:r w:rsidRPr="007D7F26" w:rsidDel="007D7F26">
              <w:rPr>
                <w:rStyle w:val="Hyperlink"/>
                <w:noProof/>
              </w:rPr>
              <w:delText xml:space="preserve"> Quality Inspection</w:delText>
            </w:r>
            <w:r w:rsidDel="007D7F26">
              <w:rPr>
                <w:noProof/>
                <w:webHidden/>
              </w:rPr>
              <w:tab/>
            </w:r>
            <w:r w:rsidR="00DD13F6" w:rsidDel="007D7F26">
              <w:rPr>
                <w:noProof/>
                <w:webHidden/>
              </w:rPr>
              <w:delText>28</w:delText>
            </w:r>
          </w:del>
        </w:p>
        <w:p w14:paraId="573E8D13" w14:textId="55C1BAB9" w:rsidR="00F871FB" w:rsidDel="007D7F26" w:rsidRDefault="00F871FB">
          <w:pPr>
            <w:pStyle w:val="TOC3"/>
            <w:tabs>
              <w:tab w:val="right" w:leader="dot" w:pos="9350"/>
            </w:tabs>
            <w:rPr>
              <w:del w:id="292" w:author="BCIL" w:date="2022-11-17T12:49:00Z"/>
              <w:noProof/>
              <w:sz w:val="22"/>
            </w:rPr>
          </w:pPr>
          <w:del w:id="293" w:author="BCIL" w:date="2022-11-17T12:49:00Z">
            <w:r w:rsidRPr="007D7F26" w:rsidDel="007D7F26">
              <w:rPr>
                <w:rStyle w:val="Hyperlink"/>
                <w:noProof/>
                <w14:scene3d>
                  <w14:camera w14:prst="orthographicFront"/>
                  <w14:lightRig w14:rig="threePt" w14:dir="t">
                    <w14:rot w14:lat="0" w14:lon="0" w14:rev="0"/>
                  </w14:lightRig>
                </w14:scene3d>
              </w:rPr>
              <w:delText>8.5.2</w:delText>
            </w:r>
            <w:r w:rsidRPr="007D7F26" w:rsidDel="007D7F26">
              <w:rPr>
                <w:rStyle w:val="Hyperlink"/>
                <w:noProof/>
              </w:rPr>
              <w:delText xml:space="preserve"> </w:delText>
            </w:r>
            <w:r w:rsidR="00C5757E" w:rsidRPr="007D7F26" w:rsidDel="007D7F26">
              <w:rPr>
                <w:rStyle w:val="Hyperlink"/>
                <w:noProof/>
              </w:rPr>
              <w:delText>Moist Curing Area</w:delText>
            </w:r>
            <w:r w:rsidDel="007D7F26">
              <w:rPr>
                <w:noProof/>
                <w:webHidden/>
              </w:rPr>
              <w:tab/>
            </w:r>
            <w:r w:rsidR="00DD13F6" w:rsidDel="007D7F26">
              <w:rPr>
                <w:noProof/>
                <w:webHidden/>
              </w:rPr>
              <w:delText>30</w:delText>
            </w:r>
          </w:del>
        </w:p>
        <w:p w14:paraId="15B6FDF4" w14:textId="77777777" w:rsidR="00F871FB" w:rsidDel="007D7F26" w:rsidRDefault="00F871FB">
          <w:pPr>
            <w:pStyle w:val="TOC3"/>
            <w:tabs>
              <w:tab w:val="right" w:leader="dot" w:pos="9350"/>
            </w:tabs>
            <w:rPr>
              <w:del w:id="294" w:author="BCIL" w:date="2022-11-17T12:49:00Z"/>
              <w:noProof/>
              <w:sz w:val="22"/>
            </w:rPr>
          </w:pPr>
          <w:del w:id="295" w:author="BCIL" w:date="2022-11-17T12:49:00Z">
            <w:r w:rsidRPr="007D7F26" w:rsidDel="007D7F26">
              <w:rPr>
                <w:rStyle w:val="Hyperlink"/>
                <w:noProof/>
                <w14:scene3d>
                  <w14:camera w14:prst="orthographicFront"/>
                  <w14:lightRig w14:rig="threePt" w14:dir="t">
                    <w14:rot w14:lat="0" w14:lon="0" w14:rev="0"/>
                  </w14:lightRig>
                </w14:scene3d>
              </w:rPr>
              <w:delText>8.5.3</w:delText>
            </w:r>
            <w:r w:rsidRPr="007D7F26" w:rsidDel="007D7F26">
              <w:rPr>
                <w:rStyle w:val="Hyperlink"/>
                <w:noProof/>
              </w:rPr>
              <w:delText xml:space="preserve"> Yard Movement</w:delText>
            </w:r>
            <w:r w:rsidDel="007D7F26">
              <w:rPr>
                <w:noProof/>
                <w:webHidden/>
              </w:rPr>
              <w:tab/>
            </w:r>
            <w:r w:rsidR="00DD13F6" w:rsidDel="007D7F26">
              <w:rPr>
                <w:noProof/>
                <w:webHidden/>
              </w:rPr>
              <w:delText>32</w:delText>
            </w:r>
          </w:del>
        </w:p>
        <w:p w14:paraId="28392A45" w14:textId="77777777" w:rsidR="00F871FB" w:rsidDel="007D7F26" w:rsidRDefault="00F871FB">
          <w:pPr>
            <w:pStyle w:val="TOC3"/>
            <w:tabs>
              <w:tab w:val="right" w:leader="dot" w:pos="9350"/>
            </w:tabs>
            <w:rPr>
              <w:del w:id="296" w:author="BCIL" w:date="2022-11-17T12:49:00Z"/>
              <w:noProof/>
              <w:sz w:val="22"/>
            </w:rPr>
          </w:pPr>
          <w:del w:id="297" w:author="BCIL" w:date="2022-11-17T12:49:00Z">
            <w:r w:rsidRPr="007D7F26" w:rsidDel="007D7F26">
              <w:rPr>
                <w:rStyle w:val="Hyperlink"/>
                <w:noProof/>
                <w:lang w:val="en-IN"/>
                <w14:scene3d>
                  <w14:camera w14:prst="orthographicFront"/>
                  <w14:lightRig w14:rig="threePt" w14:dir="t">
                    <w14:rot w14:lat="0" w14:lon="0" w14:rev="0"/>
                  </w14:lightRig>
                </w14:scene3d>
              </w:rPr>
              <w:delText>8.5.4</w:delText>
            </w:r>
            <w:r w:rsidRPr="007D7F26" w:rsidDel="007D7F26">
              <w:rPr>
                <w:rStyle w:val="Hyperlink"/>
                <w:noProof/>
                <w:lang w:val="en-IN"/>
              </w:rPr>
              <w:delText xml:space="preserve"> Dispatch Plan</w:delText>
            </w:r>
            <w:r w:rsidDel="007D7F26">
              <w:rPr>
                <w:noProof/>
                <w:webHidden/>
              </w:rPr>
              <w:tab/>
            </w:r>
            <w:r w:rsidR="00DD13F6" w:rsidDel="007D7F26">
              <w:rPr>
                <w:noProof/>
                <w:webHidden/>
              </w:rPr>
              <w:delText>34</w:delText>
            </w:r>
          </w:del>
        </w:p>
        <w:p w14:paraId="34176E7C" w14:textId="77777777" w:rsidR="00F871FB" w:rsidDel="007D7F26" w:rsidRDefault="00F871FB">
          <w:pPr>
            <w:pStyle w:val="TOC3"/>
            <w:tabs>
              <w:tab w:val="right" w:leader="dot" w:pos="9350"/>
            </w:tabs>
            <w:rPr>
              <w:del w:id="298" w:author="BCIL" w:date="2022-11-17T12:49:00Z"/>
              <w:noProof/>
              <w:sz w:val="22"/>
            </w:rPr>
          </w:pPr>
          <w:del w:id="299" w:author="BCIL" w:date="2022-11-17T12:49:00Z">
            <w:r w:rsidRPr="007D7F26" w:rsidDel="007D7F26">
              <w:rPr>
                <w:rStyle w:val="Hyperlink"/>
                <w:noProof/>
                <w14:scene3d>
                  <w14:camera w14:prst="orthographicFront"/>
                  <w14:lightRig w14:rig="threePt" w14:dir="t">
                    <w14:rot w14:lat="0" w14:lon="0" w14:rev="0"/>
                  </w14:lightRig>
                </w14:scene3d>
              </w:rPr>
              <w:delText>8.5.5</w:delText>
            </w:r>
            <w:r w:rsidRPr="007D7F26" w:rsidDel="007D7F26">
              <w:rPr>
                <w:rStyle w:val="Hyperlink"/>
                <w:noProof/>
              </w:rPr>
              <w:delText xml:space="preserve"> Dispatch Verification</w:delText>
            </w:r>
            <w:r w:rsidDel="007D7F26">
              <w:rPr>
                <w:noProof/>
                <w:webHidden/>
              </w:rPr>
              <w:tab/>
            </w:r>
            <w:r w:rsidR="00DD13F6" w:rsidDel="007D7F26">
              <w:rPr>
                <w:noProof/>
                <w:webHidden/>
              </w:rPr>
              <w:delText>36</w:delText>
            </w:r>
          </w:del>
        </w:p>
        <w:p w14:paraId="01F66796" w14:textId="77777777" w:rsidR="00F871FB" w:rsidDel="007D7F26" w:rsidRDefault="00F871FB">
          <w:pPr>
            <w:pStyle w:val="TOC3"/>
            <w:tabs>
              <w:tab w:val="right" w:leader="dot" w:pos="9350"/>
            </w:tabs>
            <w:rPr>
              <w:del w:id="300" w:author="BCIL" w:date="2022-11-17T12:49:00Z"/>
              <w:noProof/>
              <w:sz w:val="22"/>
            </w:rPr>
          </w:pPr>
          <w:del w:id="301" w:author="BCIL" w:date="2022-11-17T12:49:00Z">
            <w:r w:rsidRPr="007D7F26" w:rsidDel="007D7F26">
              <w:rPr>
                <w:rStyle w:val="Hyperlink"/>
                <w:noProof/>
                <w:lang w:val="en-IN"/>
                <w14:scene3d>
                  <w14:camera w14:prst="orthographicFront"/>
                  <w14:lightRig w14:rig="threePt" w14:dir="t">
                    <w14:rot w14:lat="0" w14:lon="0" w14:rev="0"/>
                  </w14:lightRig>
                </w14:scene3d>
              </w:rPr>
              <w:delText>8.5.6</w:delText>
            </w:r>
            <w:r w:rsidRPr="007D7F26" w:rsidDel="007D7F26">
              <w:rPr>
                <w:rStyle w:val="Hyperlink"/>
                <w:noProof/>
                <w:lang w:val="en-IN"/>
              </w:rPr>
              <w:delText xml:space="preserve"> Segment Loading and Dispatch to Site</w:delText>
            </w:r>
            <w:r w:rsidDel="007D7F26">
              <w:rPr>
                <w:noProof/>
                <w:webHidden/>
              </w:rPr>
              <w:tab/>
            </w:r>
            <w:r w:rsidR="00DD13F6" w:rsidDel="007D7F26">
              <w:rPr>
                <w:noProof/>
                <w:webHidden/>
              </w:rPr>
              <w:delText>38</w:delText>
            </w:r>
          </w:del>
        </w:p>
        <w:p w14:paraId="64F0A57B" w14:textId="77777777" w:rsidR="00F871FB" w:rsidDel="007D7F26" w:rsidRDefault="00F871FB">
          <w:pPr>
            <w:pStyle w:val="TOC2"/>
            <w:tabs>
              <w:tab w:val="left" w:pos="880"/>
              <w:tab w:val="right" w:leader="dot" w:pos="9350"/>
            </w:tabs>
            <w:rPr>
              <w:del w:id="302" w:author="BCIL" w:date="2022-11-17T12:49:00Z"/>
              <w:noProof/>
              <w:sz w:val="22"/>
            </w:rPr>
          </w:pPr>
          <w:del w:id="303" w:author="BCIL" w:date="2022-11-17T12:49:00Z">
            <w:r w:rsidRPr="007D7F26" w:rsidDel="007D7F26">
              <w:rPr>
                <w:rStyle w:val="Hyperlink"/>
                <w:noProof/>
                <w14:scene3d>
                  <w14:camera w14:prst="orthographicFront"/>
                  <w14:lightRig w14:rig="threePt" w14:dir="t">
                    <w14:rot w14:lat="0" w14:lon="0" w14:rev="0"/>
                  </w14:lightRig>
                </w14:scene3d>
              </w:rPr>
              <w:delText>8.6</w:delText>
            </w:r>
            <w:r w:rsidDel="007D7F26">
              <w:rPr>
                <w:noProof/>
                <w:sz w:val="22"/>
              </w:rPr>
              <w:tab/>
            </w:r>
            <w:r w:rsidRPr="007D7F26" w:rsidDel="007D7F26">
              <w:rPr>
                <w:rStyle w:val="Hyperlink"/>
                <w:noProof/>
              </w:rPr>
              <w:delText>Segment Site Identification Operations</w:delText>
            </w:r>
            <w:r w:rsidDel="007D7F26">
              <w:rPr>
                <w:noProof/>
                <w:webHidden/>
              </w:rPr>
              <w:tab/>
            </w:r>
            <w:r w:rsidR="00DD13F6" w:rsidDel="007D7F26">
              <w:rPr>
                <w:noProof/>
                <w:webHidden/>
              </w:rPr>
              <w:delText>40</w:delText>
            </w:r>
          </w:del>
        </w:p>
        <w:p w14:paraId="7F093E2B" w14:textId="77777777" w:rsidR="00F871FB" w:rsidDel="007D7F26" w:rsidRDefault="00F871FB">
          <w:pPr>
            <w:pStyle w:val="TOC3"/>
            <w:tabs>
              <w:tab w:val="right" w:leader="dot" w:pos="9350"/>
            </w:tabs>
            <w:rPr>
              <w:del w:id="304" w:author="BCIL" w:date="2022-11-17T12:49:00Z"/>
              <w:noProof/>
              <w:sz w:val="22"/>
            </w:rPr>
          </w:pPr>
          <w:del w:id="305" w:author="BCIL" w:date="2022-11-17T12:49:00Z">
            <w:r w:rsidRPr="007D7F26" w:rsidDel="007D7F26">
              <w:rPr>
                <w:rStyle w:val="Hyperlink"/>
                <w:noProof/>
                <w14:scene3d>
                  <w14:camera w14:prst="orthographicFront"/>
                  <w14:lightRig w14:rig="threePt" w14:dir="t">
                    <w14:rot w14:lat="0" w14:lon="0" w14:rev="0"/>
                  </w14:lightRig>
                </w14:scene3d>
              </w:rPr>
              <w:delText>8.6.1</w:delText>
            </w:r>
            <w:r w:rsidRPr="007D7F26" w:rsidDel="007D7F26">
              <w:rPr>
                <w:rStyle w:val="Hyperlink"/>
                <w:noProof/>
              </w:rPr>
              <w:delText xml:space="preserve"> Segment Delivery &amp; Quality Inspection</w:delText>
            </w:r>
            <w:r w:rsidDel="007D7F26">
              <w:rPr>
                <w:noProof/>
                <w:webHidden/>
              </w:rPr>
              <w:tab/>
            </w:r>
            <w:r w:rsidR="00DD13F6" w:rsidDel="007D7F26">
              <w:rPr>
                <w:noProof/>
                <w:webHidden/>
              </w:rPr>
              <w:delText>40</w:delText>
            </w:r>
          </w:del>
        </w:p>
        <w:p w14:paraId="20A2EA57" w14:textId="77777777" w:rsidR="00F871FB" w:rsidDel="007D7F26" w:rsidRDefault="00F871FB">
          <w:pPr>
            <w:pStyle w:val="TOC3"/>
            <w:tabs>
              <w:tab w:val="right" w:leader="dot" w:pos="9350"/>
            </w:tabs>
            <w:rPr>
              <w:del w:id="306" w:author="BCIL" w:date="2022-11-17T12:49:00Z"/>
              <w:noProof/>
              <w:sz w:val="22"/>
            </w:rPr>
          </w:pPr>
          <w:del w:id="307" w:author="BCIL" w:date="2022-11-17T12:49:00Z">
            <w:r w:rsidRPr="007D7F26" w:rsidDel="007D7F26">
              <w:rPr>
                <w:rStyle w:val="Hyperlink"/>
                <w:noProof/>
                <w14:scene3d>
                  <w14:camera w14:prst="orthographicFront"/>
                  <w14:lightRig w14:rig="threePt" w14:dir="t">
                    <w14:rot w14:lat="0" w14:lon="0" w14:rev="0"/>
                  </w14:lightRig>
                </w14:scene3d>
              </w:rPr>
              <w:delText>8.6.2</w:delText>
            </w:r>
            <w:r w:rsidRPr="007D7F26" w:rsidDel="007D7F26">
              <w:rPr>
                <w:rStyle w:val="Hyperlink"/>
                <w:noProof/>
              </w:rPr>
              <w:delText xml:space="preserve"> Site Installation</w:delText>
            </w:r>
            <w:r w:rsidDel="007D7F26">
              <w:rPr>
                <w:noProof/>
                <w:webHidden/>
              </w:rPr>
              <w:tab/>
            </w:r>
            <w:r w:rsidR="00DD13F6" w:rsidDel="007D7F26">
              <w:rPr>
                <w:noProof/>
                <w:webHidden/>
              </w:rPr>
              <w:delText>42</w:delText>
            </w:r>
          </w:del>
        </w:p>
        <w:p w14:paraId="2504C2AE" w14:textId="77777777" w:rsidR="00F871FB" w:rsidDel="007D7F26" w:rsidRDefault="00F871FB">
          <w:pPr>
            <w:pStyle w:val="TOC3"/>
            <w:tabs>
              <w:tab w:val="right" w:leader="dot" w:pos="9350"/>
            </w:tabs>
            <w:rPr>
              <w:del w:id="308" w:author="BCIL" w:date="2022-11-17T12:49:00Z"/>
              <w:noProof/>
              <w:sz w:val="22"/>
            </w:rPr>
          </w:pPr>
          <w:del w:id="309" w:author="BCIL" w:date="2022-11-17T12:49:00Z">
            <w:r w:rsidRPr="007D7F26" w:rsidDel="007D7F26">
              <w:rPr>
                <w:rStyle w:val="Hyperlink"/>
                <w:noProof/>
                <w14:scene3d>
                  <w14:camera w14:prst="orthographicFront"/>
                  <w14:lightRig w14:rig="threePt" w14:dir="t">
                    <w14:rot w14:lat="0" w14:lon="0" w14:rev="0"/>
                  </w14:lightRig>
                </w14:scene3d>
              </w:rPr>
              <w:delText>8.6.3</w:delText>
            </w:r>
            <w:r w:rsidRPr="007D7F26" w:rsidDel="007D7F26">
              <w:rPr>
                <w:rStyle w:val="Hyperlink"/>
                <w:noProof/>
              </w:rPr>
              <w:delText xml:space="preserve"> Yard and Erection Data</w:delText>
            </w:r>
            <w:r w:rsidDel="007D7F26">
              <w:rPr>
                <w:noProof/>
                <w:webHidden/>
              </w:rPr>
              <w:tab/>
            </w:r>
            <w:r w:rsidR="00DD13F6" w:rsidDel="007D7F26">
              <w:rPr>
                <w:noProof/>
                <w:webHidden/>
              </w:rPr>
              <w:delText>44</w:delText>
            </w:r>
          </w:del>
        </w:p>
        <w:p w14:paraId="42AD5418" w14:textId="77777777" w:rsidR="00F871FB" w:rsidDel="007D7F26" w:rsidRDefault="00F871FB">
          <w:pPr>
            <w:pStyle w:val="TOC3"/>
            <w:tabs>
              <w:tab w:val="right" w:leader="dot" w:pos="9350"/>
            </w:tabs>
            <w:rPr>
              <w:del w:id="310" w:author="BCIL" w:date="2022-11-17T12:49:00Z"/>
              <w:noProof/>
              <w:sz w:val="22"/>
            </w:rPr>
          </w:pPr>
          <w:del w:id="311" w:author="BCIL" w:date="2022-11-17T12:49:00Z">
            <w:r w:rsidRPr="007D7F26" w:rsidDel="007D7F26">
              <w:rPr>
                <w:rStyle w:val="Hyperlink"/>
                <w:noProof/>
                <w14:scene3d>
                  <w14:camera w14:prst="orthographicFront"/>
                  <w14:lightRig w14:rig="threePt" w14:dir="t">
                    <w14:rot w14:lat="0" w14:lon="0" w14:rev="0"/>
                  </w14:lightRig>
                </w14:scene3d>
              </w:rPr>
              <w:delText>8.6.4</w:delText>
            </w:r>
            <w:r w:rsidRPr="007D7F26" w:rsidDel="007D7F26">
              <w:rPr>
                <w:rStyle w:val="Hyperlink"/>
                <w:noProof/>
              </w:rPr>
              <w:delText xml:space="preserve"> Segment Rejection Data</w:delText>
            </w:r>
            <w:r w:rsidDel="007D7F26">
              <w:rPr>
                <w:noProof/>
                <w:webHidden/>
              </w:rPr>
              <w:tab/>
            </w:r>
            <w:r w:rsidR="00DD13F6" w:rsidDel="007D7F26">
              <w:rPr>
                <w:noProof/>
                <w:webHidden/>
              </w:rPr>
              <w:delText>46</w:delText>
            </w:r>
          </w:del>
        </w:p>
        <w:p w14:paraId="0E7FF01E" w14:textId="77777777" w:rsidR="00F871FB" w:rsidDel="007D7F26" w:rsidRDefault="00F871FB">
          <w:pPr>
            <w:pStyle w:val="TOC1"/>
            <w:tabs>
              <w:tab w:val="left" w:pos="400"/>
              <w:tab w:val="right" w:leader="dot" w:pos="9350"/>
            </w:tabs>
            <w:rPr>
              <w:del w:id="312" w:author="BCIL" w:date="2022-11-17T12:49:00Z"/>
              <w:noProof/>
              <w:sz w:val="22"/>
            </w:rPr>
          </w:pPr>
          <w:del w:id="313" w:author="BCIL" w:date="2022-11-17T12:49:00Z">
            <w:r w:rsidRPr="007D7F26" w:rsidDel="007D7F26">
              <w:rPr>
                <w:rStyle w:val="Hyperlink"/>
                <w:noProof/>
              </w:rPr>
              <w:delText>9</w:delText>
            </w:r>
            <w:r w:rsidDel="007D7F26">
              <w:rPr>
                <w:noProof/>
                <w:sz w:val="22"/>
              </w:rPr>
              <w:tab/>
            </w:r>
            <w:r w:rsidRPr="007D7F26" w:rsidDel="007D7F26">
              <w:rPr>
                <w:rStyle w:val="Hyperlink"/>
                <w:noProof/>
              </w:rPr>
              <w:delText>SRS Scope Change Process</w:delText>
            </w:r>
            <w:r w:rsidDel="007D7F26">
              <w:rPr>
                <w:noProof/>
                <w:webHidden/>
              </w:rPr>
              <w:tab/>
            </w:r>
            <w:r w:rsidR="00DD13F6" w:rsidDel="007D7F26">
              <w:rPr>
                <w:noProof/>
                <w:webHidden/>
              </w:rPr>
              <w:delText>48</w:delText>
            </w:r>
          </w:del>
        </w:p>
        <w:p w14:paraId="5D2B68BE" w14:textId="77777777" w:rsidR="00F871FB" w:rsidDel="007D7F26" w:rsidRDefault="00F871FB">
          <w:pPr>
            <w:pStyle w:val="TOC2"/>
            <w:tabs>
              <w:tab w:val="left" w:pos="880"/>
              <w:tab w:val="right" w:leader="dot" w:pos="9350"/>
            </w:tabs>
            <w:rPr>
              <w:del w:id="314" w:author="BCIL" w:date="2022-11-17T12:49:00Z"/>
              <w:noProof/>
              <w:sz w:val="22"/>
            </w:rPr>
          </w:pPr>
          <w:del w:id="315" w:author="BCIL" w:date="2022-11-17T12:49:00Z">
            <w:r w:rsidRPr="007D7F26" w:rsidDel="007D7F26">
              <w:rPr>
                <w:rStyle w:val="Hyperlink"/>
                <w:noProof/>
                <w14:scene3d>
                  <w14:camera w14:prst="orthographicFront"/>
                  <w14:lightRig w14:rig="threePt" w14:dir="t">
                    <w14:rot w14:lat="0" w14:lon="0" w14:rev="0"/>
                  </w14:lightRig>
                </w14:scene3d>
              </w:rPr>
              <w:delText>9.1</w:delText>
            </w:r>
            <w:r w:rsidDel="007D7F26">
              <w:rPr>
                <w:noProof/>
                <w:sz w:val="22"/>
              </w:rPr>
              <w:tab/>
            </w:r>
            <w:r w:rsidRPr="007D7F26" w:rsidDel="007D7F26">
              <w:rPr>
                <w:rStyle w:val="Hyperlink"/>
                <w:noProof/>
              </w:rPr>
              <w:delText>Before Sign Off</w:delText>
            </w:r>
            <w:r w:rsidDel="007D7F26">
              <w:rPr>
                <w:noProof/>
                <w:webHidden/>
              </w:rPr>
              <w:tab/>
            </w:r>
            <w:r w:rsidR="00DD13F6" w:rsidDel="007D7F26">
              <w:rPr>
                <w:noProof/>
                <w:webHidden/>
              </w:rPr>
              <w:delText>48</w:delText>
            </w:r>
          </w:del>
        </w:p>
        <w:p w14:paraId="655E238D" w14:textId="77777777" w:rsidR="00F871FB" w:rsidDel="007D7F26" w:rsidRDefault="00F871FB">
          <w:pPr>
            <w:pStyle w:val="TOC2"/>
            <w:tabs>
              <w:tab w:val="left" w:pos="880"/>
              <w:tab w:val="right" w:leader="dot" w:pos="9350"/>
            </w:tabs>
            <w:rPr>
              <w:del w:id="316" w:author="BCIL" w:date="2022-11-17T12:49:00Z"/>
              <w:noProof/>
              <w:sz w:val="22"/>
            </w:rPr>
          </w:pPr>
          <w:del w:id="317" w:author="BCIL" w:date="2022-11-17T12:49:00Z">
            <w:r w:rsidRPr="007D7F26" w:rsidDel="007D7F26">
              <w:rPr>
                <w:rStyle w:val="Hyperlink"/>
                <w:noProof/>
                <w14:scene3d>
                  <w14:camera w14:prst="orthographicFront"/>
                  <w14:lightRig w14:rig="threePt" w14:dir="t">
                    <w14:rot w14:lat="0" w14:lon="0" w14:rev="0"/>
                  </w14:lightRig>
                </w14:scene3d>
              </w:rPr>
              <w:delText>9.2</w:delText>
            </w:r>
            <w:r w:rsidDel="007D7F26">
              <w:rPr>
                <w:noProof/>
                <w:sz w:val="22"/>
              </w:rPr>
              <w:tab/>
            </w:r>
            <w:r w:rsidRPr="007D7F26" w:rsidDel="007D7F26">
              <w:rPr>
                <w:rStyle w:val="Hyperlink"/>
                <w:noProof/>
              </w:rPr>
              <w:delText>After Sign Off</w:delText>
            </w:r>
            <w:r w:rsidDel="007D7F26">
              <w:rPr>
                <w:noProof/>
                <w:webHidden/>
              </w:rPr>
              <w:tab/>
            </w:r>
            <w:r w:rsidR="00DD13F6" w:rsidDel="007D7F26">
              <w:rPr>
                <w:noProof/>
                <w:webHidden/>
              </w:rPr>
              <w:delText>48</w:delText>
            </w:r>
          </w:del>
        </w:p>
        <w:p w14:paraId="6786D2F4" w14:textId="77777777" w:rsidR="00F871FB" w:rsidDel="007D7F26" w:rsidRDefault="00F871FB">
          <w:pPr>
            <w:pStyle w:val="TOC2"/>
            <w:tabs>
              <w:tab w:val="left" w:pos="880"/>
              <w:tab w:val="right" w:leader="dot" w:pos="9350"/>
            </w:tabs>
            <w:rPr>
              <w:del w:id="318" w:author="BCIL" w:date="2022-11-17T12:49:00Z"/>
              <w:noProof/>
              <w:sz w:val="22"/>
            </w:rPr>
          </w:pPr>
          <w:del w:id="319" w:author="BCIL" w:date="2022-11-17T12:49:00Z">
            <w:r w:rsidRPr="007D7F26" w:rsidDel="007D7F26">
              <w:rPr>
                <w:rStyle w:val="Hyperlink"/>
                <w:noProof/>
                <w14:scene3d>
                  <w14:camera w14:prst="orthographicFront"/>
                  <w14:lightRig w14:rig="threePt" w14:dir="t">
                    <w14:rot w14:lat="0" w14:lon="0" w14:rev="0"/>
                  </w14:lightRig>
                </w14:scene3d>
              </w:rPr>
              <w:delText>9.3</w:delText>
            </w:r>
            <w:r w:rsidDel="007D7F26">
              <w:rPr>
                <w:noProof/>
                <w:sz w:val="22"/>
              </w:rPr>
              <w:tab/>
            </w:r>
            <w:r w:rsidRPr="007D7F26" w:rsidDel="007D7F26">
              <w:rPr>
                <w:rStyle w:val="Hyperlink"/>
                <w:noProof/>
              </w:rPr>
              <w:delText>SRS Acceptance</w:delText>
            </w:r>
            <w:r w:rsidDel="007D7F26">
              <w:rPr>
                <w:noProof/>
                <w:webHidden/>
              </w:rPr>
              <w:tab/>
            </w:r>
            <w:r w:rsidR="00DD13F6" w:rsidDel="007D7F26">
              <w:rPr>
                <w:noProof/>
                <w:webHidden/>
              </w:rPr>
              <w:delText>48</w:delText>
            </w:r>
          </w:del>
        </w:p>
        <w:p w14:paraId="3DF03DD6" w14:textId="7533D492" w:rsidR="00507403" w:rsidRDefault="002A2FA5" w:rsidP="005735A2">
          <w:pPr>
            <w:pStyle w:val="TOC2"/>
            <w:tabs>
              <w:tab w:val="left" w:pos="880"/>
              <w:tab w:val="right" w:leader="dot" w:pos="9350"/>
            </w:tabs>
          </w:pPr>
          <w:r>
            <w:rPr>
              <w:noProof/>
            </w:rPr>
            <w:fldChar w:fldCharType="end"/>
          </w:r>
        </w:p>
      </w:sdtContent>
    </w:sdt>
    <w:bookmarkStart w:id="320" w:name="_Toc536207308" w:displacedByCustomXml="prev"/>
    <w:p w14:paraId="1D5CEF46" w14:textId="77777777" w:rsidR="00E45BCC" w:rsidRDefault="00E45BCC" w:rsidP="00312C6C">
      <w:bookmarkStart w:id="321" w:name="_Toc36115570"/>
    </w:p>
    <w:p w14:paraId="61C18EF3" w14:textId="490A8872" w:rsidR="00C11EA1" w:rsidRDefault="00C11EA1">
      <w:r>
        <w:br w:type="page"/>
      </w:r>
    </w:p>
    <w:p w14:paraId="54EBB749" w14:textId="77777777" w:rsidR="004548C8" w:rsidRPr="0058318C" w:rsidRDefault="004548C8" w:rsidP="004548C8">
      <w:pPr>
        <w:pStyle w:val="Heading1"/>
      </w:pPr>
      <w:bookmarkStart w:id="322" w:name="_Toc119582132"/>
      <w:r w:rsidRPr="0058318C">
        <w:lastRenderedPageBreak/>
        <w:t>Specification Organization</w:t>
      </w:r>
      <w:bookmarkEnd w:id="321"/>
      <w:bookmarkEnd w:id="322"/>
    </w:p>
    <w:p w14:paraId="71E35517" w14:textId="54C06569" w:rsidR="004548C8" w:rsidRPr="005C3532" w:rsidRDefault="004548C8" w:rsidP="004548C8">
      <w:pPr>
        <w:spacing w:line="360" w:lineRule="auto"/>
        <w:jc w:val="both"/>
        <w:rPr>
          <w:rFonts w:ascii="Times New Roman" w:eastAsia="Times New Roman" w:hAnsi="Times New Roman" w:cs="Times New Roman"/>
        </w:rPr>
      </w:pPr>
      <w:r w:rsidRPr="005C3532">
        <w:t xml:space="preserve">The objective of this document </w:t>
      </w:r>
      <w:r w:rsidR="002B06D1">
        <w:t>to provide the</w:t>
      </w:r>
      <w:r w:rsidR="002B06D1" w:rsidRPr="002B06D1">
        <w:t xml:space="preserve"> application to create a Segment Management System Application which will facilitate the automation of manual processes using AIDC Technology required in handling and managing Segments in its yard to fixtures and movement to implementation sites.</w:t>
      </w:r>
    </w:p>
    <w:p w14:paraId="394450F0" w14:textId="77777777" w:rsidR="004548C8" w:rsidRPr="005C3532" w:rsidRDefault="004548C8" w:rsidP="004548C8">
      <w:pPr>
        <w:spacing w:after="0"/>
        <w:rPr>
          <w:b/>
          <w:sz w:val="24"/>
        </w:rPr>
      </w:pPr>
      <w:r w:rsidRPr="005C3532">
        <w:rPr>
          <w:b/>
          <w:sz w:val="24"/>
        </w:rPr>
        <w:t>Section 1: Introduction</w:t>
      </w:r>
    </w:p>
    <w:p w14:paraId="0CE1CB27"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p>
    <w:p w14:paraId="4D3B40FA"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r w:rsidRPr="005C3532">
        <w:t>This section provides hardware requirements and documentation conventions</w:t>
      </w:r>
      <w:r w:rsidRPr="005C3532">
        <w:rPr>
          <w:rFonts w:ascii="Times New Roman" w:eastAsia="Times New Roman" w:hAnsi="Times New Roman" w:cs="Times New Roman"/>
          <w:color w:val="000000"/>
        </w:rPr>
        <w:t>.</w:t>
      </w:r>
    </w:p>
    <w:p w14:paraId="75389E4B"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rPr>
      </w:pPr>
    </w:p>
    <w:p w14:paraId="181D9D88" w14:textId="77777777" w:rsidR="004548C8" w:rsidRPr="005C3532" w:rsidRDefault="004548C8" w:rsidP="004548C8">
      <w:pPr>
        <w:spacing w:after="0"/>
        <w:rPr>
          <w:b/>
          <w:sz w:val="24"/>
        </w:rPr>
      </w:pPr>
      <w:r w:rsidRPr="005C3532">
        <w:rPr>
          <w:b/>
          <w:sz w:val="24"/>
        </w:rPr>
        <w:t>Section 2: User Interface</w:t>
      </w:r>
    </w:p>
    <w:p w14:paraId="43312EAB"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color w:val="000000"/>
        </w:rPr>
      </w:pPr>
    </w:p>
    <w:p w14:paraId="50D81BCE" w14:textId="77777777" w:rsidR="004548C8" w:rsidRPr="005C3532" w:rsidRDefault="004548C8" w:rsidP="004548C8">
      <w:r w:rsidRPr="005C3532">
        <w:t>This section depicts screen design and logic flow, and is categorized into two groups:</w:t>
      </w:r>
    </w:p>
    <w:p w14:paraId="0DAF84D5" w14:textId="573E8404" w:rsidR="004548C8" w:rsidRPr="005C3532" w:rsidRDefault="004548C8" w:rsidP="004548C8">
      <w:pPr>
        <w:numPr>
          <w:ilvl w:val="0"/>
          <w:numId w:val="1"/>
        </w:numPr>
        <w:contextualSpacing/>
      </w:pPr>
      <w:r w:rsidRPr="005C3532">
        <w:t xml:space="preserve">Application </w:t>
      </w:r>
      <w:r w:rsidR="002B06D1">
        <w:t>Master Module</w:t>
      </w:r>
    </w:p>
    <w:p w14:paraId="21878E70" w14:textId="77777777" w:rsidR="004548C8" w:rsidRPr="005C3532" w:rsidRDefault="004548C8" w:rsidP="004548C8">
      <w:pPr>
        <w:widowControl w:val="0"/>
        <w:numPr>
          <w:ilvl w:val="0"/>
          <w:numId w:val="1"/>
        </w:numPr>
        <w:autoSpaceDE w:val="0"/>
        <w:autoSpaceDN w:val="0"/>
        <w:adjustRightInd w:val="0"/>
        <w:snapToGrid w:val="0"/>
        <w:spacing w:after="0" w:line="240" w:lineRule="auto"/>
        <w:contextualSpacing/>
        <w:jc w:val="both"/>
        <w:rPr>
          <w:rFonts w:ascii="Times New Roman" w:eastAsia="Times New Roman" w:hAnsi="Times New Roman" w:cs="Times New Roman"/>
          <w:b/>
          <w:color w:val="000000"/>
        </w:rPr>
      </w:pPr>
      <w:r w:rsidRPr="005C3532">
        <w:t>Common Routine</w:t>
      </w:r>
    </w:p>
    <w:p w14:paraId="687014DC" w14:textId="77777777" w:rsidR="004548C8" w:rsidRPr="005C3532" w:rsidRDefault="004548C8" w:rsidP="004548C8">
      <w:pPr>
        <w:widowControl w:val="0"/>
        <w:autoSpaceDE w:val="0"/>
        <w:autoSpaceDN w:val="0"/>
        <w:adjustRightInd w:val="0"/>
        <w:snapToGrid w:val="0"/>
        <w:spacing w:after="0" w:line="240" w:lineRule="auto"/>
        <w:jc w:val="both"/>
        <w:rPr>
          <w:rFonts w:ascii="Times New Roman" w:eastAsia="Times New Roman" w:hAnsi="Times New Roman" w:cs="Times New Roman"/>
          <w:b/>
          <w:color w:val="000000"/>
        </w:rPr>
      </w:pPr>
    </w:p>
    <w:p w14:paraId="2EDD2246" w14:textId="77777777" w:rsidR="004548C8" w:rsidRPr="005C3532" w:rsidRDefault="004548C8" w:rsidP="004548C8">
      <w:pPr>
        <w:rPr>
          <w:b/>
          <w:sz w:val="24"/>
        </w:rPr>
      </w:pPr>
      <w:r w:rsidRPr="005C3532">
        <w:rPr>
          <w:b/>
          <w:sz w:val="24"/>
        </w:rPr>
        <w:t>Section 3: System Architecture</w:t>
      </w:r>
    </w:p>
    <w:p w14:paraId="7478B5E9" w14:textId="699AB4B8" w:rsidR="004548C8" w:rsidRPr="005C3532" w:rsidRDefault="004548C8" w:rsidP="004548C8">
      <w:pPr>
        <w:spacing w:after="0"/>
      </w:pPr>
      <w:r w:rsidRPr="005C3532">
        <w:t>This section provides information of system architecture.</w:t>
      </w:r>
      <w:r w:rsidR="001915A3">
        <w:t xml:space="preserve"> </w:t>
      </w:r>
    </w:p>
    <w:p w14:paraId="55E7ADB8" w14:textId="77777777" w:rsidR="004548C8" w:rsidRDefault="004548C8" w:rsidP="004548C8">
      <w:pPr>
        <w:ind w:left="2160"/>
      </w:pPr>
      <w:r>
        <w:br w:type="page"/>
      </w:r>
    </w:p>
    <w:p w14:paraId="34005246" w14:textId="77777777" w:rsidR="004548C8" w:rsidRDefault="004548C8" w:rsidP="004548C8">
      <w:pPr>
        <w:pStyle w:val="Heading1"/>
        <w:spacing w:line="276" w:lineRule="auto"/>
      </w:pPr>
      <w:bookmarkStart w:id="323" w:name="_Toc403377536"/>
      <w:bookmarkStart w:id="324" w:name="_Toc414119042"/>
      <w:bookmarkStart w:id="325" w:name="_Toc36115571"/>
      <w:bookmarkStart w:id="326" w:name="_Toc119582133"/>
      <w:r w:rsidRPr="00E706B3">
        <w:lastRenderedPageBreak/>
        <w:t>Introduction</w:t>
      </w:r>
      <w:bookmarkEnd w:id="323"/>
      <w:bookmarkEnd w:id="324"/>
      <w:bookmarkEnd w:id="325"/>
      <w:bookmarkEnd w:id="326"/>
    </w:p>
    <w:p w14:paraId="0B610686" w14:textId="77777777" w:rsidR="004548C8" w:rsidRPr="001310A5" w:rsidRDefault="004548C8" w:rsidP="004548C8">
      <w:pPr>
        <w:pStyle w:val="Heading2"/>
        <w:spacing w:before="0" w:line="360" w:lineRule="auto"/>
      </w:pPr>
      <w:bookmarkStart w:id="327" w:name="_Toc437949033"/>
      <w:bookmarkStart w:id="328" w:name="_Toc459384195"/>
      <w:bookmarkStart w:id="329" w:name="_Toc36115572"/>
      <w:bookmarkStart w:id="330" w:name="_Toc119582134"/>
      <w:r w:rsidRPr="001310A5">
        <w:t>Intended Audience and Reading Suggestions</w:t>
      </w:r>
      <w:bookmarkEnd w:id="327"/>
      <w:bookmarkEnd w:id="328"/>
      <w:bookmarkEnd w:id="329"/>
      <w:bookmarkEnd w:id="330"/>
      <w:r w:rsidRPr="001310A5">
        <w:t xml:space="preserve"> </w:t>
      </w:r>
    </w:p>
    <w:p w14:paraId="2C2D723C" w14:textId="432636FF" w:rsidR="001B6F20" w:rsidRDefault="001B6F20" w:rsidP="001B6F20">
      <w:pPr>
        <w:autoSpaceDE w:val="0"/>
        <w:autoSpaceDN w:val="0"/>
        <w:adjustRightInd w:val="0"/>
        <w:spacing w:before="120" w:after="120" w:line="360" w:lineRule="auto"/>
        <w:jc w:val="both"/>
      </w:pPr>
      <w:bookmarkStart w:id="331" w:name="_Toc290284505"/>
      <w:bookmarkStart w:id="332" w:name="_Toc437949034"/>
      <w:bookmarkStart w:id="333" w:name="_Toc459384196"/>
      <w:r>
        <w:t>The scope of the software would require the development of the front end application, client device application and to transfer data from application to server. The document lays down the specifications of the middleware application, its architecture and infrastructure requirements.</w:t>
      </w:r>
    </w:p>
    <w:p w14:paraId="66843904" w14:textId="77777777" w:rsidR="001B6F20" w:rsidRDefault="001B6F20" w:rsidP="001B6F20">
      <w:pPr>
        <w:autoSpaceDE w:val="0"/>
        <w:autoSpaceDN w:val="0"/>
        <w:adjustRightInd w:val="0"/>
        <w:spacing w:before="120" w:after="120" w:line="360" w:lineRule="auto"/>
        <w:jc w:val="both"/>
      </w:pPr>
      <w:r>
        <w:t>The entire solution consists of followings:</w:t>
      </w:r>
    </w:p>
    <w:p w14:paraId="161CDB6E" w14:textId="53A70BEC" w:rsidR="001B6F20" w:rsidRDefault="00BC6E20" w:rsidP="001B6F20">
      <w:pPr>
        <w:autoSpaceDE w:val="0"/>
        <w:autoSpaceDN w:val="0"/>
        <w:adjustRightInd w:val="0"/>
        <w:spacing w:before="120" w:after="120" w:line="360" w:lineRule="auto"/>
        <w:jc w:val="both"/>
      </w:pPr>
      <w:r>
        <w:t xml:space="preserve">1. Web Application </w:t>
      </w:r>
    </w:p>
    <w:p w14:paraId="314EB124" w14:textId="5D5BF170" w:rsidR="001B6F20" w:rsidRDefault="00BC6E20" w:rsidP="001B6F20">
      <w:pPr>
        <w:autoSpaceDE w:val="0"/>
        <w:autoSpaceDN w:val="0"/>
        <w:adjustRightInd w:val="0"/>
        <w:spacing w:before="120" w:after="120" w:line="360" w:lineRule="auto"/>
        <w:jc w:val="both"/>
      </w:pPr>
      <w:r>
        <w:t>2</w:t>
      </w:r>
      <w:r w:rsidR="001B6F20">
        <w:t xml:space="preserve">. Mobile Device Application </w:t>
      </w:r>
    </w:p>
    <w:p w14:paraId="6601206F" w14:textId="029A7DA5" w:rsidR="004548C8" w:rsidRPr="001B6F20" w:rsidRDefault="004548C8" w:rsidP="001B6F20">
      <w:pPr>
        <w:autoSpaceDE w:val="0"/>
        <w:autoSpaceDN w:val="0"/>
        <w:adjustRightInd w:val="0"/>
        <w:spacing w:before="120" w:after="120" w:line="360" w:lineRule="auto"/>
        <w:jc w:val="both"/>
        <w:rPr>
          <w:rFonts w:cstheme="minorHAnsi"/>
          <w:color w:val="000000"/>
        </w:rPr>
      </w:pPr>
      <w:r>
        <w:br w:type="page"/>
      </w:r>
    </w:p>
    <w:p w14:paraId="54462095" w14:textId="77777777" w:rsidR="004548C8" w:rsidRPr="003827BC" w:rsidRDefault="004548C8" w:rsidP="003827BC">
      <w:pPr>
        <w:pStyle w:val="Heading2"/>
        <w:spacing w:line="360" w:lineRule="auto"/>
      </w:pPr>
      <w:bookmarkStart w:id="334" w:name="_Toc36115573"/>
      <w:bookmarkStart w:id="335" w:name="_Toc119582135"/>
      <w:r w:rsidRPr="003827BC">
        <w:lastRenderedPageBreak/>
        <w:t>Project Scope</w:t>
      </w:r>
      <w:bookmarkEnd w:id="331"/>
      <w:bookmarkEnd w:id="332"/>
      <w:bookmarkEnd w:id="333"/>
      <w:bookmarkEnd w:id="334"/>
      <w:bookmarkEnd w:id="335"/>
    </w:p>
    <w:p w14:paraId="1D9DF553" w14:textId="77777777" w:rsidR="00E61DBE" w:rsidRDefault="00E61DBE" w:rsidP="00E61DBE">
      <w:pPr>
        <w:spacing w:before="120" w:line="360" w:lineRule="auto"/>
        <w:jc w:val="both"/>
      </w:pPr>
      <w:r w:rsidRPr="00E61DBE">
        <w:t>The scope of the application is to create a Segment Management System Application which will facilitate the automation of manual processes using AIDC Technology required in handling and managing Segments in its yard to fixtures and movement to implementation sites.</w:t>
      </w:r>
    </w:p>
    <w:p w14:paraId="58AF828A" w14:textId="30F35592" w:rsidR="00E61DBE" w:rsidRDefault="00E61DBE" w:rsidP="00E61DBE">
      <w:pPr>
        <w:spacing w:before="120" w:line="360" w:lineRule="auto"/>
        <w:jc w:val="both"/>
      </w:pPr>
      <w:r w:rsidRPr="00E61DBE">
        <w:t xml:space="preserve">Using this application, it is possible to monitor and keep record of the Segment flow, analyze inventory and </w:t>
      </w:r>
      <w:r w:rsidR="00C5757E">
        <w:t xml:space="preserve">eliminate the </w:t>
      </w:r>
      <w:r w:rsidRPr="00E61DBE">
        <w:t>risk of</w:t>
      </w:r>
      <w:r w:rsidR="00C5757E">
        <w:t xml:space="preserve"> using </w:t>
      </w:r>
      <w:r w:rsidRPr="00E61DBE">
        <w:t xml:space="preserve">rejected Segments. The solution will be proved beneficial for </w:t>
      </w:r>
      <w:r w:rsidR="00F35451">
        <w:t>ITD Cementation</w:t>
      </w:r>
      <w:r w:rsidRPr="00E61DBE">
        <w:t xml:space="preserve"> as it aims to improve data accuracy, increase date</w:t>
      </w:r>
      <w:r w:rsidR="00C5757E">
        <w:t xml:space="preserve"> </w:t>
      </w:r>
      <w:r w:rsidR="00C5757E" w:rsidRPr="00E61DBE">
        <w:t>processing</w:t>
      </w:r>
      <w:r w:rsidRPr="00E61DBE">
        <w:t xml:space="preserve"> and inspections, eliminates paper work, reduces time &amp; effort required for the activity and provide instant inventory and other types of pertinent reports</w:t>
      </w:r>
      <w:r w:rsidR="008414BA">
        <w:t>.</w:t>
      </w:r>
    </w:p>
    <w:p w14:paraId="602FC139" w14:textId="2C18A94F" w:rsidR="00E61DBE" w:rsidRDefault="00E61DBE" w:rsidP="00E61DBE">
      <w:pPr>
        <w:spacing w:before="120" w:line="360" w:lineRule="auto"/>
        <w:jc w:val="both"/>
      </w:pPr>
      <w:r w:rsidRPr="00E61DBE">
        <w:t>The scope of the software would require the development of the front end application, client device application to transfer data from application to server. The document lays down the specifications of the middleware application, its architecture and infrastructure requirements.</w:t>
      </w:r>
    </w:p>
    <w:p w14:paraId="7CC62309" w14:textId="2810D590" w:rsidR="00E55ABB" w:rsidRPr="00DB5D2D" w:rsidRDefault="00E55ABB" w:rsidP="00E61DBE">
      <w:pPr>
        <w:spacing w:before="120" w:line="360" w:lineRule="auto"/>
        <w:jc w:val="both"/>
        <w:rPr>
          <w:rFonts w:eastAsia="Calibri" w:cstheme="minorHAnsi"/>
          <w:color w:val="000000"/>
        </w:rPr>
      </w:pPr>
      <w:r w:rsidRPr="00DB5D2D">
        <w:rPr>
          <w:rFonts w:eastAsia="Calibri" w:cstheme="minorHAnsi"/>
          <w:color w:val="000000"/>
        </w:rPr>
        <w:t>The entire solution consists of followings:</w:t>
      </w:r>
    </w:p>
    <w:p w14:paraId="583B0947" w14:textId="03F48BFA" w:rsidR="00E55ABB" w:rsidRDefault="00970A73" w:rsidP="00DD529A">
      <w:pPr>
        <w:numPr>
          <w:ilvl w:val="0"/>
          <w:numId w:val="6"/>
        </w:numPr>
        <w:spacing w:before="120" w:after="0" w:line="360" w:lineRule="auto"/>
        <w:jc w:val="both"/>
      </w:pPr>
      <w:r>
        <w:t>Web Application</w:t>
      </w:r>
    </w:p>
    <w:p w14:paraId="6BDFD01E" w14:textId="77777777" w:rsidR="00E55ABB" w:rsidRPr="00DB5D2D" w:rsidRDefault="00E55ABB" w:rsidP="00DD529A">
      <w:pPr>
        <w:numPr>
          <w:ilvl w:val="0"/>
          <w:numId w:val="6"/>
        </w:numPr>
        <w:spacing w:before="120" w:after="0" w:line="360" w:lineRule="auto"/>
        <w:jc w:val="both"/>
      </w:pPr>
      <w:r w:rsidRPr="00DB5D2D">
        <w:t>Mobile Device Application</w:t>
      </w:r>
    </w:p>
    <w:p w14:paraId="6B143C76" w14:textId="77777777" w:rsidR="005A39A3" w:rsidRDefault="005A39A3" w:rsidP="005A39A3">
      <w:pPr>
        <w:spacing w:line="360" w:lineRule="auto"/>
        <w:jc w:val="both"/>
        <w:rPr>
          <w:szCs w:val="20"/>
        </w:rPr>
      </w:pPr>
    </w:p>
    <w:p w14:paraId="5AEB6B83" w14:textId="77777777" w:rsidR="004548C8" w:rsidRDefault="004548C8" w:rsidP="004548C8">
      <w:pPr>
        <w:rPr>
          <w:rFonts w:ascii="Cambria" w:eastAsiaTheme="majorEastAsia" w:hAnsi="Cambria" w:cstheme="majorBidi"/>
          <w:bCs/>
          <w:smallCaps/>
          <w:color w:val="404040" w:themeColor="text1" w:themeTint="BF"/>
          <w:spacing w:val="20"/>
          <w:sz w:val="32"/>
          <w:szCs w:val="36"/>
        </w:rPr>
      </w:pPr>
      <w:bookmarkStart w:id="336" w:name="_Toc451612086"/>
      <w:bookmarkStart w:id="337" w:name="_Toc499810337"/>
      <w:bookmarkStart w:id="338" w:name="_Toc520970146"/>
      <w:r>
        <w:br w:type="page"/>
      </w:r>
    </w:p>
    <w:p w14:paraId="148875B5" w14:textId="77777777" w:rsidR="004548C8" w:rsidRPr="00501FFE" w:rsidRDefault="004548C8" w:rsidP="004548C8">
      <w:pPr>
        <w:pStyle w:val="Heading1"/>
      </w:pPr>
      <w:bookmarkStart w:id="339" w:name="_Toc36115574"/>
      <w:bookmarkStart w:id="340" w:name="_Toc119582136"/>
      <w:r w:rsidRPr="00501FFE">
        <w:lastRenderedPageBreak/>
        <w:t>Software/Hardware Requirements</w:t>
      </w:r>
      <w:bookmarkEnd w:id="336"/>
      <w:bookmarkEnd w:id="337"/>
      <w:bookmarkEnd w:id="338"/>
      <w:bookmarkEnd w:id="339"/>
      <w:bookmarkEnd w:id="340"/>
    </w:p>
    <w:p w14:paraId="1FDF444E" w14:textId="72711A3D" w:rsidR="00805C65" w:rsidRPr="00F029A3" w:rsidRDefault="004548C8" w:rsidP="00F029A3">
      <w:pPr>
        <w:spacing w:line="240" w:lineRule="auto"/>
        <w:jc w:val="both"/>
      </w:pPr>
      <w:r>
        <w:t>Below are the hardware and the software requirements of the application:</w:t>
      </w:r>
      <w:bookmarkStart w:id="341" w:name="_Toc467315282"/>
      <w:bookmarkStart w:id="342" w:name="_Toc467315989"/>
      <w:bookmarkStart w:id="343" w:name="_Toc534630402"/>
      <w:bookmarkStart w:id="344" w:name="_Toc352785"/>
      <w:bookmarkStart w:id="345" w:name="_Toc2616627"/>
      <w:bookmarkStart w:id="346" w:name="_Toc36115576"/>
    </w:p>
    <w:p w14:paraId="24BF450B" w14:textId="558565DF" w:rsidR="003330BE" w:rsidRDefault="003330BE" w:rsidP="00805C65">
      <w:pPr>
        <w:pStyle w:val="Heading2"/>
        <w:spacing w:before="0" w:line="360" w:lineRule="auto"/>
        <w:rPr>
          <w:rFonts w:eastAsia="Times New Roman"/>
        </w:rPr>
      </w:pPr>
      <w:bookmarkStart w:id="347" w:name="_Toc119582137"/>
      <w:r>
        <w:rPr>
          <w:rFonts w:eastAsia="Times New Roman"/>
        </w:rPr>
        <w:t>Cloud Server Configuration</w:t>
      </w:r>
      <w:bookmarkEnd w:id="347"/>
    </w:p>
    <w:p w14:paraId="2E8DC417" w14:textId="77777777" w:rsidR="00962E37" w:rsidRDefault="00962E37" w:rsidP="00962E37">
      <w:r>
        <w:t>Central Server Configuration/Database Servers</w:t>
      </w:r>
    </w:p>
    <w:p w14:paraId="0FA88392" w14:textId="77777777" w:rsidR="00962E37" w:rsidRDefault="00962E37" w:rsidP="00962E37">
      <w:r>
        <w:t>The solution would require the high performance server with minimum of following:</w:t>
      </w:r>
    </w:p>
    <w:p w14:paraId="4ECC2A04" w14:textId="6242B384" w:rsidR="00962E37" w:rsidRPr="00962E37" w:rsidRDefault="00962E37" w:rsidP="00962E37">
      <w:pPr>
        <w:pStyle w:val="ListParagraph"/>
        <w:numPr>
          <w:ilvl w:val="0"/>
          <w:numId w:val="5"/>
        </w:numPr>
        <w:spacing w:after="0" w:line="360" w:lineRule="auto"/>
        <w:rPr>
          <w:lang w:val="en-IN"/>
        </w:rPr>
      </w:pPr>
      <w:r w:rsidRPr="00962E37">
        <w:rPr>
          <w:lang w:val="en-IN"/>
        </w:rPr>
        <w:t>• Express Intel Xeon E3 (Quad Core) 3.2 GHz 8 MB 1600 MHz 32GB 2x1 TB SATA 7200 RPM 3.5" Simple-Swap MULTI BURNER RAID 0,</w:t>
      </w:r>
      <w:r w:rsidR="00074FF4">
        <w:rPr>
          <w:lang w:val="en-IN"/>
        </w:rPr>
        <w:t xml:space="preserve"> </w:t>
      </w:r>
      <w:r w:rsidRPr="00962E37">
        <w:rPr>
          <w:lang w:val="en-IN"/>
        </w:rPr>
        <w:t>1,</w:t>
      </w:r>
      <w:r w:rsidR="00074FF4">
        <w:rPr>
          <w:lang w:val="en-IN"/>
        </w:rPr>
        <w:t xml:space="preserve"> </w:t>
      </w:r>
      <w:r w:rsidRPr="00962E37">
        <w:rPr>
          <w:lang w:val="en-IN"/>
        </w:rPr>
        <w:t>5 in built (SR C100)</w:t>
      </w:r>
    </w:p>
    <w:p w14:paraId="0974BB37" w14:textId="263A03C7" w:rsidR="00962E37" w:rsidRPr="00962E37" w:rsidRDefault="00962E37" w:rsidP="00962E37">
      <w:pPr>
        <w:pStyle w:val="ListParagraph"/>
        <w:numPr>
          <w:ilvl w:val="0"/>
          <w:numId w:val="5"/>
        </w:numPr>
        <w:spacing w:after="0" w:line="360" w:lineRule="auto"/>
        <w:rPr>
          <w:lang w:val="en-IN"/>
        </w:rPr>
      </w:pPr>
      <w:r w:rsidRPr="00962E37">
        <w:rPr>
          <w:lang w:val="en-IN"/>
        </w:rPr>
        <w:t xml:space="preserve">• Windows 2012 &amp; </w:t>
      </w:r>
      <w:r w:rsidR="00074FF4" w:rsidRPr="00962E37">
        <w:rPr>
          <w:lang w:val="en-IN"/>
        </w:rPr>
        <w:t xml:space="preserve">above </w:t>
      </w:r>
      <w:r w:rsidRPr="00962E37">
        <w:rPr>
          <w:lang w:val="en-IN"/>
        </w:rPr>
        <w:t>server</w:t>
      </w:r>
    </w:p>
    <w:p w14:paraId="5E3EE5B3" w14:textId="4173CE45" w:rsidR="00962E37" w:rsidRPr="00962E37" w:rsidRDefault="00962E37" w:rsidP="00962E37">
      <w:pPr>
        <w:pStyle w:val="ListParagraph"/>
        <w:numPr>
          <w:ilvl w:val="0"/>
          <w:numId w:val="5"/>
        </w:numPr>
        <w:spacing w:after="0" w:line="360" w:lineRule="auto"/>
        <w:rPr>
          <w:lang w:val="en-IN"/>
        </w:rPr>
      </w:pPr>
      <w:r w:rsidRPr="00962E37">
        <w:rPr>
          <w:lang w:val="en-IN"/>
        </w:rPr>
        <w:t>• MS SQL 2014</w:t>
      </w:r>
      <w:r w:rsidR="00074FF4">
        <w:rPr>
          <w:lang w:val="en-IN"/>
        </w:rPr>
        <w:t xml:space="preserve"> STD or Above (Core Based Licens</w:t>
      </w:r>
      <w:r w:rsidRPr="00962E37">
        <w:rPr>
          <w:lang w:val="en-IN"/>
        </w:rPr>
        <w:t>e).</w:t>
      </w:r>
    </w:p>
    <w:p w14:paraId="2DFEF120" w14:textId="77777777" w:rsidR="00962E37" w:rsidRPr="00962E37" w:rsidRDefault="00962E37" w:rsidP="00962E37">
      <w:pPr>
        <w:pStyle w:val="ListParagraph"/>
        <w:numPr>
          <w:ilvl w:val="0"/>
          <w:numId w:val="5"/>
        </w:numPr>
        <w:spacing w:after="0" w:line="360" w:lineRule="auto"/>
        <w:rPr>
          <w:lang w:val="en-IN"/>
        </w:rPr>
      </w:pPr>
      <w:r w:rsidRPr="00962E37">
        <w:rPr>
          <w:lang w:val="en-IN"/>
        </w:rPr>
        <w:t>• VPN Connectivity to Central server</w:t>
      </w:r>
    </w:p>
    <w:p w14:paraId="3B92685E" w14:textId="640169C4" w:rsidR="00962E37" w:rsidRPr="00962E37" w:rsidRDefault="00962E37" w:rsidP="00962E37">
      <w:pPr>
        <w:pStyle w:val="ListParagraph"/>
        <w:numPr>
          <w:ilvl w:val="0"/>
          <w:numId w:val="5"/>
        </w:numPr>
        <w:spacing w:after="0" w:line="360" w:lineRule="auto"/>
        <w:rPr>
          <w:lang w:val="en-IN"/>
        </w:rPr>
      </w:pPr>
      <w:r w:rsidRPr="00962E37">
        <w:rPr>
          <w:lang w:val="en-IN"/>
        </w:rPr>
        <w:t>• Optional backu</w:t>
      </w:r>
      <w:r>
        <w:rPr>
          <w:lang w:val="en-IN"/>
        </w:rPr>
        <w:t>p</w:t>
      </w:r>
    </w:p>
    <w:p w14:paraId="3F554937" w14:textId="79A2019C" w:rsidR="004548C8" w:rsidRDefault="004548C8" w:rsidP="00805C65">
      <w:pPr>
        <w:pStyle w:val="Heading2"/>
        <w:spacing w:before="0" w:line="360" w:lineRule="auto"/>
        <w:rPr>
          <w:rFonts w:eastAsia="Times New Roman"/>
        </w:rPr>
      </w:pPr>
      <w:bookmarkStart w:id="348" w:name="_Toc119582138"/>
      <w:r>
        <w:rPr>
          <w:rFonts w:eastAsia="Times New Roman"/>
        </w:rPr>
        <w:t>Computers</w:t>
      </w:r>
      <w:bookmarkEnd w:id="341"/>
      <w:bookmarkEnd w:id="342"/>
      <w:bookmarkEnd w:id="343"/>
      <w:bookmarkEnd w:id="344"/>
      <w:bookmarkEnd w:id="345"/>
      <w:bookmarkEnd w:id="346"/>
      <w:bookmarkEnd w:id="348"/>
    </w:p>
    <w:p w14:paraId="45E68631" w14:textId="04A4922F" w:rsidR="004548C8" w:rsidRDefault="00970A73" w:rsidP="004548C8">
      <w:pPr>
        <w:spacing w:line="360" w:lineRule="auto"/>
        <w:rPr>
          <w:rFonts w:eastAsiaTheme="minorHAnsi"/>
          <w:lang w:val="en-IN"/>
        </w:rPr>
      </w:pPr>
      <w:r>
        <w:rPr>
          <w:lang w:val="en-IN"/>
        </w:rPr>
        <w:t>Desktop would require</w:t>
      </w:r>
      <w:r w:rsidR="004548C8">
        <w:rPr>
          <w:lang w:val="en-IN"/>
        </w:rPr>
        <w:t xml:space="preserve"> following specifications:-</w:t>
      </w:r>
    </w:p>
    <w:p w14:paraId="37B6DD05" w14:textId="4A0DE2B2" w:rsidR="004548C8" w:rsidRPr="009545AB" w:rsidRDefault="00F029A3" w:rsidP="00DD529A">
      <w:pPr>
        <w:pStyle w:val="ListParagraph"/>
        <w:numPr>
          <w:ilvl w:val="0"/>
          <w:numId w:val="5"/>
        </w:numPr>
        <w:spacing w:after="0" w:line="360" w:lineRule="auto"/>
        <w:rPr>
          <w:lang w:val="en-IN"/>
        </w:rPr>
      </w:pPr>
      <w:r>
        <w:rPr>
          <w:lang w:val="en-IN"/>
        </w:rPr>
        <w:t>I5/i7</w:t>
      </w:r>
      <w:r w:rsidR="00805C65">
        <w:rPr>
          <w:lang w:val="en-IN"/>
        </w:rPr>
        <w:t xml:space="preserve"> Processor with Windows 10</w:t>
      </w:r>
      <w:r w:rsidR="004548C8" w:rsidRPr="009545AB">
        <w:rPr>
          <w:lang w:val="en-IN"/>
        </w:rPr>
        <w:t xml:space="preserve"> operating System</w:t>
      </w:r>
    </w:p>
    <w:p w14:paraId="7D49CCC6" w14:textId="57514691" w:rsidR="004548C8" w:rsidRPr="009545AB" w:rsidRDefault="00805C65" w:rsidP="00DD529A">
      <w:pPr>
        <w:pStyle w:val="ListParagraph"/>
        <w:numPr>
          <w:ilvl w:val="0"/>
          <w:numId w:val="5"/>
        </w:numPr>
        <w:spacing w:after="0" w:line="360" w:lineRule="auto"/>
        <w:rPr>
          <w:lang w:val="en-IN"/>
        </w:rPr>
      </w:pPr>
      <w:r>
        <w:rPr>
          <w:lang w:val="en-IN"/>
        </w:rPr>
        <w:t>8</w:t>
      </w:r>
      <w:r w:rsidR="004548C8">
        <w:rPr>
          <w:lang w:val="en-IN"/>
        </w:rPr>
        <w:t xml:space="preserve"> </w:t>
      </w:r>
      <w:r w:rsidR="004548C8" w:rsidRPr="009545AB">
        <w:rPr>
          <w:lang w:val="en-IN"/>
        </w:rPr>
        <w:t>GB RAM</w:t>
      </w:r>
    </w:p>
    <w:p w14:paraId="1341BE78" w14:textId="46EE950C" w:rsidR="004548C8" w:rsidRPr="009545AB" w:rsidRDefault="00E0658B" w:rsidP="00DD529A">
      <w:pPr>
        <w:pStyle w:val="ListParagraph"/>
        <w:numPr>
          <w:ilvl w:val="0"/>
          <w:numId w:val="5"/>
        </w:numPr>
        <w:spacing w:after="0" w:line="360" w:lineRule="auto"/>
        <w:rPr>
          <w:lang w:val="en-IN"/>
        </w:rPr>
      </w:pPr>
      <w:r>
        <w:rPr>
          <w:lang w:val="en-IN"/>
        </w:rPr>
        <w:t>1</w:t>
      </w:r>
      <w:r w:rsidR="004548C8" w:rsidRPr="009545AB">
        <w:rPr>
          <w:lang w:val="en-IN"/>
        </w:rPr>
        <w:t>00GB HDD</w:t>
      </w:r>
    </w:p>
    <w:p w14:paraId="5C34C2DB" w14:textId="65EA7F87" w:rsidR="004548C8" w:rsidRPr="009545AB" w:rsidRDefault="00E0658B" w:rsidP="00DD529A">
      <w:pPr>
        <w:pStyle w:val="ListParagraph"/>
        <w:numPr>
          <w:ilvl w:val="0"/>
          <w:numId w:val="5"/>
        </w:numPr>
        <w:spacing w:after="0" w:line="360" w:lineRule="auto"/>
        <w:rPr>
          <w:lang w:val="en-IN"/>
        </w:rPr>
      </w:pPr>
      <w:r>
        <w:rPr>
          <w:lang w:val="en-IN"/>
        </w:rPr>
        <w:t>Dot net Framework 4.5</w:t>
      </w:r>
    </w:p>
    <w:p w14:paraId="6F242D6A" w14:textId="77777777" w:rsidR="004548C8" w:rsidRDefault="004548C8" w:rsidP="004548C8">
      <w:pPr>
        <w:pStyle w:val="Heading2"/>
        <w:spacing w:line="360" w:lineRule="auto"/>
      </w:pPr>
      <w:bookmarkStart w:id="349" w:name="_Toc352786"/>
      <w:bookmarkStart w:id="350" w:name="_Toc2616628"/>
      <w:bookmarkStart w:id="351" w:name="_Toc36115577"/>
      <w:bookmarkStart w:id="352" w:name="_Toc119582139"/>
      <w:r w:rsidRPr="00F2335F">
        <w:t>Hardware Requirements</w:t>
      </w:r>
      <w:bookmarkEnd w:id="349"/>
      <w:bookmarkEnd w:id="350"/>
      <w:bookmarkEnd w:id="351"/>
      <w:bookmarkEnd w:id="352"/>
    </w:p>
    <w:p w14:paraId="59EF1DE3" w14:textId="42F514A8" w:rsidR="004548C8" w:rsidRPr="00194183" w:rsidRDefault="005D4003" w:rsidP="004548C8">
      <w:pPr>
        <w:spacing w:line="360" w:lineRule="auto"/>
      </w:pPr>
      <w:r>
        <w:t>H</w:t>
      </w:r>
      <w:r w:rsidR="004548C8">
        <w:t xml:space="preserve">ardware </w:t>
      </w:r>
      <w:r>
        <w:t xml:space="preserve">required </w:t>
      </w:r>
      <w:r w:rsidR="004548C8">
        <w:t>for the application</w:t>
      </w:r>
      <w:r>
        <w:t>:</w:t>
      </w:r>
    </w:p>
    <w:p w14:paraId="70C70C79" w14:textId="5C2C8F75" w:rsidR="00A31931" w:rsidRDefault="00074FF4" w:rsidP="00DD529A">
      <w:pPr>
        <w:pStyle w:val="ListParagraph"/>
        <w:numPr>
          <w:ilvl w:val="0"/>
          <w:numId w:val="59"/>
        </w:numPr>
        <w:spacing w:line="360" w:lineRule="auto"/>
        <w:jc w:val="both"/>
      </w:pPr>
      <w:proofErr w:type="spellStart"/>
      <w:r>
        <w:t>Innova</w:t>
      </w:r>
      <w:proofErr w:type="spellEnd"/>
      <w:r w:rsidR="00A31931">
        <w:t xml:space="preserve"> RFID Tag – 80,000 Nos</w:t>
      </w:r>
    </w:p>
    <w:p w14:paraId="1F367223" w14:textId="1B0C3CE2" w:rsidR="00A31931" w:rsidRDefault="00C5757E" w:rsidP="00DD529A">
      <w:pPr>
        <w:pStyle w:val="ListParagraph"/>
        <w:numPr>
          <w:ilvl w:val="0"/>
          <w:numId w:val="59"/>
        </w:numPr>
        <w:spacing w:line="360" w:lineRule="auto"/>
        <w:jc w:val="both"/>
      </w:pPr>
      <w:r>
        <w:t>Android Handheld Terminals – 8</w:t>
      </w:r>
      <w:r w:rsidR="00A31931">
        <w:t xml:space="preserve"> Nos</w:t>
      </w:r>
    </w:p>
    <w:p w14:paraId="16272D89" w14:textId="77777777" w:rsidR="00A31931" w:rsidRDefault="00A31931" w:rsidP="00DD529A">
      <w:pPr>
        <w:pStyle w:val="ListParagraph"/>
        <w:numPr>
          <w:ilvl w:val="0"/>
          <w:numId w:val="59"/>
        </w:numPr>
        <w:spacing w:line="360" w:lineRule="auto"/>
        <w:jc w:val="both"/>
      </w:pPr>
      <w:r>
        <w:t>USB RFID reader – 1 No.</w:t>
      </w:r>
    </w:p>
    <w:p w14:paraId="0B234F59" w14:textId="780A95D1" w:rsidR="004548C8" w:rsidRDefault="004548C8" w:rsidP="00A31931">
      <w:pPr>
        <w:spacing w:line="360" w:lineRule="auto"/>
        <w:jc w:val="both"/>
        <w:rPr>
          <w:rFonts w:ascii="Cambria" w:eastAsiaTheme="majorEastAsia" w:hAnsi="Cambria" w:cstheme="majorBidi"/>
          <w:bCs/>
          <w:smallCaps/>
          <w:color w:val="404040" w:themeColor="text1" w:themeTint="BF"/>
          <w:spacing w:val="20"/>
          <w:sz w:val="32"/>
          <w:szCs w:val="36"/>
        </w:rPr>
      </w:pPr>
      <w:r>
        <w:br w:type="page"/>
      </w:r>
    </w:p>
    <w:p w14:paraId="5F344253" w14:textId="406D2EB2" w:rsidR="00D352A9" w:rsidRDefault="00D352A9" w:rsidP="004548C8">
      <w:pPr>
        <w:pStyle w:val="Heading1"/>
        <w:spacing w:line="276" w:lineRule="auto"/>
      </w:pPr>
      <w:bookmarkStart w:id="353" w:name="_Toc119582140"/>
      <w:bookmarkStart w:id="354" w:name="_Toc36115578"/>
      <w:r>
        <w:lastRenderedPageBreak/>
        <w:t>Solution Architecture</w:t>
      </w:r>
      <w:bookmarkEnd w:id="353"/>
    </w:p>
    <w:p w14:paraId="7AD5B03D" w14:textId="1FB68880" w:rsidR="00A31931" w:rsidRDefault="000379DE">
      <w:r>
        <w:rPr>
          <w:noProof/>
        </w:rPr>
        <w:drawing>
          <wp:inline distT="0" distB="0" distL="0" distR="0" wp14:anchorId="2A0E3766" wp14:editId="19957C52">
            <wp:extent cx="5943600" cy="35869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86944"/>
                    </a:xfrm>
                    <a:prstGeom prst="rect">
                      <a:avLst/>
                    </a:prstGeom>
                    <a:noFill/>
                  </pic:spPr>
                </pic:pic>
              </a:graphicData>
            </a:graphic>
          </wp:inline>
        </w:drawing>
      </w:r>
    </w:p>
    <w:p w14:paraId="319BDEDF" w14:textId="66B486D8" w:rsidR="00D352A9" w:rsidRDefault="00D352A9">
      <w:r>
        <w:br w:type="page"/>
      </w:r>
    </w:p>
    <w:p w14:paraId="64A7C3A0" w14:textId="77777777" w:rsidR="004548C8" w:rsidRDefault="004548C8" w:rsidP="004548C8">
      <w:pPr>
        <w:pStyle w:val="Heading1"/>
        <w:spacing w:line="276" w:lineRule="auto"/>
      </w:pPr>
      <w:bookmarkStart w:id="355" w:name="_Toc119582141"/>
      <w:r>
        <w:lastRenderedPageBreak/>
        <w:t>User Interface Specification Conventions</w:t>
      </w:r>
      <w:bookmarkEnd w:id="354"/>
      <w:bookmarkEnd w:id="355"/>
    </w:p>
    <w:p w14:paraId="1308B71B" w14:textId="77777777" w:rsidR="004548C8" w:rsidRPr="005C3532" w:rsidRDefault="004548C8" w:rsidP="004548C8">
      <w:pPr>
        <w:spacing w:after="0"/>
        <w:rPr>
          <w:rFonts w:ascii="Times-Roman" w:hAnsi="Times-Roman" w:cs="Times-Roman"/>
        </w:rPr>
      </w:pPr>
      <w:r w:rsidRPr="005C3532">
        <w:t>This section specifies the user interface portion of the application</w:t>
      </w:r>
      <w:r w:rsidRPr="005C3532">
        <w:rPr>
          <w:rFonts w:ascii="Times-Roman" w:hAnsi="Times-Roman" w:cs="Times-Roman"/>
        </w:rPr>
        <w:t>.</w:t>
      </w:r>
    </w:p>
    <w:p w14:paraId="50654273" w14:textId="77777777" w:rsidR="004548C8" w:rsidRPr="005C3532" w:rsidRDefault="004548C8" w:rsidP="004548C8">
      <w:pPr>
        <w:tabs>
          <w:tab w:val="left" w:pos="4110"/>
        </w:tabs>
        <w:spacing w:after="0"/>
        <w:rPr>
          <w:rFonts w:ascii="Times-Roman" w:hAnsi="Times-Roman" w:cs="Times-Roman"/>
        </w:rPr>
      </w:pPr>
      <w:r w:rsidRPr="005C3532">
        <w:rPr>
          <w:rFonts w:ascii="Times-Roman" w:hAnsi="Times-Roman" w:cs="Times-Roman"/>
        </w:rPr>
        <w:tab/>
      </w:r>
    </w:p>
    <w:p w14:paraId="57B32618" w14:textId="77777777" w:rsidR="004548C8" w:rsidRPr="005C3532" w:rsidRDefault="004548C8" w:rsidP="004548C8">
      <w:pPr>
        <w:rPr>
          <w:b/>
        </w:rPr>
      </w:pPr>
      <w:r w:rsidRPr="005C3532">
        <w:rPr>
          <w:b/>
        </w:rPr>
        <w:t>Section Organization</w:t>
      </w:r>
    </w:p>
    <w:p w14:paraId="0EC94B47" w14:textId="77777777" w:rsidR="004548C8" w:rsidRPr="005C3532" w:rsidRDefault="004548C8" w:rsidP="004548C8">
      <w:r w:rsidRPr="005C3532">
        <w:t>The User Interface Specification presents screen displays or “</w:t>
      </w:r>
      <w:r w:rsidRPr="005C3532">
        <w:rPr>
          <w:b/>
        </w:rPr>
        <w:t>Dialogs</w:t>
      </w:r>
      <w:r w:rsidRPr="005C3532">
        <w:t>”.</w:t>
      </w:r>
    </w:p>
    <w:p w14:paraId="5B598D20" w14:textId="77777777" w:rsidR="004548C8" w:rsidRPr="005C3532" w:rsidRDefault="004548C8" w:rsidP="004548C8">
      <w:pPr>
        <w:rPr>
          <w:b/>
        </w:rPr>
      </w:pPr>
      <w:r w:rsidRPr="005C3532">
        <w:rPr>
          <w:b/>
        </w:rPr>
        <w:t>Documentation Conventions</w:t>
      </w:r>
    </w:p>
    <w:p w14:paraId="1587F685" w14:textId="77777777" w:rsidR="004548C8" w:rsidRPr="005C3532" w:rsidRDefault="004548C8" w:rsidP="004548C8">
      <w:pPr>
        <w:spacing w:line="360" w:lineRule="auto"/>
        <w:jc w:val="both"/>
      </w:pPr>
      <w:r w:rsidRPr="005C3532">
        <w:t>This section incorporates illustrations of the application user interface. Each screen display “Dialog” consists of the screen display image, a process name, a paragraph documenting the processing required for the dialog, a paragraph listing the navigation options, and a table listing for each variable field on the dialog, its database source or destination, format, and any instructions required to process the field.</w:t>
      </w:r>
    </w:p>
    <w:p w14:paraId="1C090364" w14:textId="77777777" w:rsidR="004548C8" w:rsidRPr="005C3532" w:rsidRDefault="004548C8" w:rsidP="004548C8">
      <w:pPr>
        <w:spacing w:line="240" w:lineRule="auto"/>
        <w:jc w:val="both"/>
      </w:pPr>
      <w:r w:rsidRPr="005C3532">
        <w:t>The following section contains a sample dialog with each area identified.</w:t>
      </w:r>
    </w:p>
    <w:p w14:paraId="47A03224" w14:textId="231E17FB" w:rsidR="004548C8" w:rsidRPr="00303249" w:rsidRDefault="004548C8" w:rsidP="00303249">
      <w:r>
        <w:br w:type="page"/>
      </w:r>
    </w:p>
    <w:p w14:paraId="67B06372" w14:textId="77777777" w:rsidR="004548C8" w:rsidRPr="007A530A" w:rsidRDefault="004548C8" w:rsidP="004548C8">
      <w:pPr>
        <w:pStyle w:val="Heading1"/>
        <w:spacing w:line="276" w:lineRule="auto"/>
      </w:pPr>
      <w:bookmarkStart w:id="356" w:name="_Toc449689213"/>
      <w:bookmarkStart w:id="357" w:name="_Toc36115580"/>
      <w:bookmarkStart w:id="358" w:name="_Toc119582142"/>
      <w:bookmarkStart w:id="359" w:name="_Toc449689216"/>
      <w:r w:rsidRPr="007A530A">
        <w:lastRenderedPageBreak/>
        <w:t>System Log</w:t>
      </w:r>
      <w:bookmarkEnd w:id="356"/>
      <w:bookmarkEnd w:id="357"/>
      <w:bookmarkEnd w:id="358"/>
    </w:p>
    <w:p w14:paraId="74E3FA7B" w14:textId="77777777" w:rsidR="004548C8" w:rsidRPr="008B795D" w:rsidRDefault="004548C8" w:rsidP="004548C8">
      <w:pPr>
        <w:autoSpaceDE w:val="0"/>
        <w:autoSpaceDN w:val="0"/>
        <w:adjustRightInd w:val="0"/>
        <w:spacing w:line="360" w:lineRule="auto"/>
        <w:jc w:val="both"/>
      </w:pPr>
      <w:r>
        <w:t>System</w:t>
      </w:r>
      <w:r w:rsidRPr="008B795D">
        <w:t xml:space="preserve"> shall maintain internal logs for application. </w:t>
      </w:r>
    </w:p>
    <w:p w14:paraId="690D3A5D" w14:textId="77777777" w:rsidR="004548C8" w:rsidRDefault="004548C8" w:rsidP="004548C8">
      <w:pPr>
        <w:pStyle w:val="Heading2"/>
        <w:spacing w:before="0" w:line="360" w:lineRule="auto"/>
        <w:jc w:val="both"/>
      </w:pPr>
      <w:bookmarkStart w:id="360" w:name="_Toc449689215"/>
      <w:bookmarkStart w:id="361" w:name="_Toc36115581"/>
      <w:bookmarkStart w:id="362" w:name="_Toc119582143"/>
      <w:r>
        <w:t>Error Logs</w:t>
      </w:r>
      <w:bookmarkEnd w:id="360"/>
      <w:bookmarkEnd w:id="361"/>
      <w:bookmarkEnd w:id="362"/>
    </w:p>
    <w:p w14:paraId="3B850163" w14:textId="77777777" w:rsidR="004548C8" w:rsidRDefault="004548C8" w:rsidP="004548C8">
      <w:pPr>
        <w:jc w:val="both"/>
      </w:pPr>
      <w:r w:rsidRPr="008B795D">
        <w:t>These logs will contain any errors encountered during runtime for faster resolution of any problem post deployment.</w:t>
      </w:r>
    </w:p>
    <w:p w14:paraId="7893199D" w14:textId="01C91E1B" w:rsidR="004548C8" w:rsidRDefault="007F03C5" w:rsidP="007F03C5">
      <w:pPr>
        <w:pStyle w:val="Heading2"/>
        <w:spacing w:line="360" w:lineRule="auto"/>
      </w:pPr>
      <w:bookmarkStart w:id="363" w:name="_Toc119582144"/>
      <w:r>
        <w:t>Audit Logs</w:t>
      </w:r>
      <w:bookmarkEnd w:id="363"/>
    </w:p>
    <w:p w14:paraId="1F0E1B85" w14:textId="3C982934" w:rsidR="007F03C5" w:rsidRPr="007F03C5" w:rsidRDefault="007F03C5" w:rsidP="007F03C5">
      <w:pPr>
        <w:spacing w:line="360" w:lineRule="auto"/>
        <w:jc w:val="both"/>
      </w:pPr>
      <w:r>
        <w:t xml:space="preserve">These logs will monitor the activities of user who accessed the application, made changes to File/ Document and the time stamp of these activities. </w:t>
      </w:r>
    </w:p>
    <w:p w14:paraId="3E4A9665" w14:textId="77777777" w:rsidR="004548C8" w:rsidRDefault="004548C8" w:rsidP="004548C8">
      <w:pPr>
        <w:rPr>
          <w:rFonts w:ascii="Cambria" w:eastAsiaTheme="majorEastAsia" w:hAnsi="Cambria" w:cstheme="majorBidi"/>
          <w:bCs/>
          <w:smallCaps/>
          <w:color w:val="1F3864" w:themeColor="accent5" w:themeShade="80"/>
          <w:spacing w:val="20"/>
          <w:sz w:val="32"/>
          <w:szCs w:val="36"/>
        </w:rPr>
      </w:pPr>
      <w:r>
        <w:br w:type="page"/>
      </w:r>
    </w:p>
    <w:p w14:paraId="4E786BFE" w14:textId="70BB13E0" w:rsidR="004548C8" w:rsidRDefault="004548C8" w:rsidP="004548C8">
      <w:pPr>
        <w:pStyle w:val="Heading1"/>
      </w:pPr>
      <w:bookmarkStart w:id="364" w:name="_Toc36115582"/>
      <w:bookmarkStart w:id="365" w:name="_Toc119582145"/>
      <w:r>
        <w:lastRenderedPageBreak/>
        <w:t>Architectural Design</w:t>
      </w:r>
      <w:bookmarkEnd w:id="364"/>
      <w:bookmarkEnd w:id="365"/>
    </w:p>
    <w:p w14:paraId="7CD3DE2A" w14:textId="77777777" w:rsidR="004548C8" w:rsidRPr="00DC6929" w:rsidRDefault="004548C8" w:rsidP="004548C8">
      <w:r w:rsidRPr="00DC6929">
        <w:t>Overall System consists of:</w:t>
      </w:r>
    </w:p>
    <w:p w14:paraId="66FEEADD" w14:textId="6DD8E12E" w:rsidR="004548C8" w:rsidRPr="00DC6929" w:rsidRDefault="00970A73" w:rsidP="00AB5533">
      <w:pPr>
        <w:numPr>
          <w:ilvl w:val="0"/>
          <w:numId w:val="4"/>
        </w:numPr>
        <w:spacing w:after="0" w:line="360" w:lineRule="auto"/>
        <w:jc w:val="both"/>
      </w:pPr>
      <w:r w:rsidRPr="00DC6929">
        <w:t>Web Application</w:t>
      </w:r>
    </w:p>
    <w:p w14:paraId="31514366" w14:textId="5CDE00AD" w:rsidR="00E065DF" w:rsidRPr="00DC6929" w:rsidRDefault="00E065DF" w:rsidP="00AB5533">
      <w:pPr>
        <w:numPr>
          <w:ilvl w:val="0"/>
          <w:numId w:val="4"/>
        </w:numPr>
        <w:spacing w:after="0" w:line="360" w:lineRule="auto"/>
        <w:jc w:val="both"/>
      </w:pPr>
      <w:r w:rsidRPr="00DC6929">
        <w:t>Device Application</w:t>
      </w:r>
    </w:p>
    <w:p w14:paraId="4EED768D" w14:textId="475DDDE5" w:rsidR="00FF365A" w:rsidRPr="00DC6929" w:rsidRDefault="00F029A3" w:rsidP="00FF365A">
      <w:pPr>
        <w:pStyle w:val="Heading2"/>
        <w:spacing w:line="360" w:lineRule="auto"/>
      </w:pPr>
      <w:bookmarkStart w:id="366" w:name="_Toc29485261"/>
      <w:bookmarkStart w:id="367" w:name="_Toc34407198"/>
      <w:bookmarkStart w:id="368" w:name="_Toc119582146"/>
      <w:r w:rsidRPr="00DC6929">
        <w:t xml:space="preserve">Web </w:t>
      </w:r>
      <w:r w:rsidR="00970A73" w:rsidRPr="00DC6929">
        <w:t>Application</w:t>
      </w:r>
      <w:bookmarkEnd w:id="366"/>
      <w:bookmarkEnd w:id="367"/>
      <w:bookmarkEnd w:id="368"/>
    </w:p>
    <w:p w14:paraId="06E9F098" w14:textId="404F66F3" w:rsidR="00FF365A" w:rsidRPr="00DC6929" w:rsidRDefault="000E0386" w:rsidP="00FF365A">
      <w:pPr>
        <w:spacing w:line="360" w:lineRule="auto"/>
        <w:jc w:val="both"/>
      </w:pPr>
      <w:r w:rsidRPr="00DC6929">
        <w:t xml:space="preserve">A </w:t>
      </w:r>
      <w:r w:rsidR="00C4350A" w:rsidRPr="00DC6929">
        <w:t xml:space="preserve">Web </w:t>
      </w:r>
      <w:r w:rsidR="00970A73" w:rsidRPr="00DC6929">
        <w:t>Application</w:t>
      </w:r>
      <w:r w:rsidR="00FF365A" w:rsidRPr="00DC6929">
        <w:t xml:space="preserve"> will be developed </w:t>
      </w:r>
      <w:r w:rsidR="00A475A9" w:rsidRPr="00DC6929">
        <w:t>for</w:t>
      </w:r>
      <w:r w:rsidR="00F029A3" w:rsidRPr="00DC6929">
        <w:t xml:space="preserve"> performing transactions</w:t>
      </w:r>
      <w:r w:rsidR="00A475A9" w:rsidRPr="00DC6929">
        <w:t xml:space="preserve"> </w:t>
      </w:r>
      <w:r w:rsidR="00F029A3" w:rsidRPr="00DC6929">
        <w:t>like Master Creations</w:t>
      </w:r>
      <w:r w:rsidR="003150FE">
        <w:t xml:space="preserve"> such as</w:t>
      </w:r>
      <w:r w:rsidR="00F029A3" w:rsidRPr="00DC6929">
        <w:t xml:space="preserve"> </w:t>
      </w:r>
      <w:r w:rsidR="004044E8" w:rsidRPr="00DC6929">
        <w:t xml:space="preserve">Location, </w:t>
      </w:r>
      <w:r w:rsidR="00ED6D23" w:rsidRPr="00DC6929">
        <w:t xml:space="preserve">Segment, </w:t>
      </w:r>
      <w:r w:rsidR="00E44717">
        <w:t>Drive</w:t>
      </w:r>
      <w:r w:rsidR="00ED6D23" w:rsidRPr="00DC6929">
        <w:t>, Site</w:t>
      </w:r>
      <w:r w:rsidR="004044E8" w:rsidRPr="00DC6929">
        <w:t>, Quality Check</w:t>
      </w:r>
      <w:r w:rsidR="00ED6D23" w:rsidRPr="00DC6929">
        <w:t xml:space="preserve">, Segment Creation, </w:t>
      </w:r>
      <w:proofErr w:type="gramStart"/>
      <w:r w:rsidR="00ED6D23" w:rsidRPr="00DC6929">
        <w:t>RFID</w:t>
      </w:r>
      <w:proofErr w:type="gramEnd"/>
      <w:r w:rsidR="00ED6D23" w:rsidRPr="00DC6929">
        <w:t xml:space="preserve"> Tag in </w:t>
      </w:r>
      <w:r w:rsidR="00CE4C4F">
        <w:t>Mould</w:t>
      </w:r>
      <w:r w:rsidR="00ED6D23" w:rsidRPr="00DC6929">
        <w:t>, Concrete Pouring, De-</w:t>
      </w:r>
      <w:r w:rsidR="00CE4C4F">
        <w:t>Mould</w:t>
      </w:r>
      <w:r w:rsidR="00ED6D23" w:rsidRPr="00DC6929">
        <w:t>ing</w:t>
      </w:r>
      <w:r w:rsidR="004044E8" w:rsidRPr="00DC6929">
        <w:t xml:space="preserve"> and other activities</w:t>
      </w:r>
      <w:r w:rsidR="00DB1E32" w:rsidRPr="00DC6929">
        <w:t>.</w:t>
      </w:r>
    </w:p>
    <w:p w14:paraId="6754FC9E" w14:textId="77777777" w:rsidR="00A475A9" w:rsidRPr="00DC6929" w:rsidRDefault="00A475A9" w:rsidP="00A475A9">
      <w:pPr>
        <w:pStyle w:val="Heading2"/>
        <w:spacing w:line="360" w:lineRule="auto"/>
      </w:pPr>
      <w:bookmarkStart w:id="369" w:name="_Toc449689207"/>
      <w:bookmarkStart w:id="370" w:name="_Toc493065988"/>
      <w:bookmarkStart w:id="371" w:name="_Toc536207283"/>
      <w:bookmarkStart w:id="372" w:name="_Toc29485260"/>
      <w:bookmarkStart w:id="373" w:name="_Toc34407197"/>
      <w:bookmarkStart w:id="374" w:name="_Toc119582147"/>
      <w:r w:rsidRPr="00DC6929">
        <w:t>Device Application</w:t>
      </w:r>
      <w:bookmarkEnd w:id="369"/>
      <w:bookmarkEnd w:id="370"/>
      <w:bookmarkEnd w:id="371"/>
      <w:bookmarkEnd w:id="372"/>
      <w:bookmarkEnd w:id="373"/>
      <w:bookmarkEnd w:id="374"/>
    </w:p>
    <w:p w14:paraId="426C15A3" w14:textId="4923F8EA" w:rsidR="00A475A9" w:rsidRDefault="00A475A9" w:rsidP="00A475A9">
      <w:pPr>
        <w:spacing w:line="360" w:lineRule="auto"/>
        <w:jc w:val="both"/>
      </w:pPr>
      <w:r w:rsidRPr="00DC6929">
        <w:t xml:space="preserve">This application will include </w:t>
      </w:r>
      <w:r w:rsidR="00DB1E32" w:rsidRPr="00DC6929">
        <w:t>transactions including</w:t>
      </w:r>
      <w:r w:rsidR="00ED6D23" w:rsidRPr="00DC6929">
        <w:t xml:space="preserve"> Quality Check Inspection, </w:t>
      </w:r>
      <w:r w:rsidR="008349A5">
        <w:t>Putaway</w:t>
      </w:r>
      <w:r w:rsidR="00ED6D23" w:rsidRPr="00DC6929">
        <w:t xml:space="preserve">, </w:t>
      </w:r>
      <w:r w:rsidR="008349A5">
        <w:t>Picklist Creation, Queuing</w:t>
      </w:r>
      <w:r w:rsidR="00ED6D23" w:rsidRPr="00DC6929">
        <w:t xml:space="preserve"> Verification, </w:t>
      </w:r>
      <w:r w:rsidR="008349A5">
        <w:t>Picking</w:t>
      </w:r>
      <w:r w:rsidR="00ED6D23" w:rsidRPr="00DC6929">
        <w:t xml:space="preserve"> and</w:t>
      </w:r>
      <w:r w:rsidR="008349A5">
        <w:t xml:space="preserve"> Dispatch</w:t>
      </w:r>
      <w:r w:rsidR="00ED6D23" w:rsidRPr="00DC6929">
        <w:t xml:space="preserve">, Segment </w:t>
      </w:r>
      <w:r w:rsidR="008349A5">
        <w:t>Delivery Inspection</w:t>
      </w:r>
      <w:r w:rsidR="00ED6D23" w:rsidRPr="00DC6929">
        <w:t xml:space="preserve">, </w:t>
      </w:r>
      <w:r w:rsidR="008349A5">
        <w:t>Fixture</w:t>
      </w:r>
      <w:r w:rsidR="00ED6D23" w:rsidRPr="00DC6929">
        <w:t xml:space="preserve"> Identification</w:t>
      </w:r>
      <w:r w:rsidR="008349A5">
        <w:t>, Segment Grouping</w:t>
      </w:r>
      <w:r w:rsidR="00ED6D23" w:rsidRPr="00DC6929">
        <w:t xml:space="preserve">. </w:t>
      </w:r>
    </w:p>
    <w:p w14:paraId="4ACEC8C4" w14:textId="35C308A9" w:rsidR="00A63D63" w:rsidRDefault="00A63D63">
      <w:r>
        <w:br w:type="page"/>
      </w:r>
    </w:p>
    <w:p w14:paraId="7F6031D6" w14:textId="77777777" w:rsidR="004548C8" w:rsidRDefault="004548C8" w:rsidP="004548C8">
      <w:pPr>
        <w:pStyle w:val="Heading1"/>
      </w:pPr>
      <w:bookmarkStart w:id="375" w:name="_Toc36115584"/>
      <w:bookmarkStart w:id="376" w:name="_Toc119582148"/>
      <w:r>
        <w:lastRenderedPageBreak/>
        <w:t>Application Modules</w:t>
      </w:r>
      <w:bookmarkEnd w:id="375"/>
      <w:bookmarkEnd w:id="376"/>
    </w:p>
    <w:p w14:paraId="2864DEB9" w14:textId="61764BF3" w:rsidR="004548C8" w:rsidRDefault="004548C8" w:rsidP="004548C8">
      <w:pPr>
        <w:pStyle w:val="Heading2"/>
        <w:spacing w:before="0" w:line="360" w:lineRule="auto"/>
      </w:pPr>
      <w:bookmarkStart w:id="377" w:name="_Toc449689219"/>
      <w:bookmarkStart w:id="378" w:name="_Toc36115585"/>
      <w:bookmarkStart w:id="379" w:name="_Toc2616639"/>
      <w:bookmarkStart w:id="380" w:name="_Toc119582149"/>
      <w:bookmarkEnd w:id="359"/>
      <w:r>
        <w:t>Application Login</w:t>
      </w:r>
      <w:bookmarkEnd w:id="377"/>
      <w:bookmarkEnd w:id="378"/>
      <w:bookmarkEnd w:id="379"/>
      <w:r w:rsidR="00C76C90">
        <w:t>-</w:t>
      </w:r>
      <w:r w:rsidR="00EA7F3A">
        <w:t xml:space="preserve"> </w:t>
      </w:r>
      <w:r w:rsidR="00C76C90">
        <w:t xml:space="preserve">Web </w:t>
      </w:r>
      <w:r w:rsidR="000E0386">
        <w:t>&amp; Device</w:t>
      </w:r>
      <w:r w:rsidR="00C76C90">
        <w:t xml:space="preserve"> Application</w:t>
      </w:r>
      <w:bookmarkEnd w:id="380"/>
    </w:p>
    <w:p w14:paraId="7DE3B5B7" w14:textId="0CA83B0A" w:rsidR="004548C8" w:rsidRDefault="004548C8" w:rsidP="00FF365A">
      <w:pPr>
        <w:autoSpaceDE w:val="0"/>
        <w:autoSpaceDN w:val="0"/>
        <w:adjustRightInd w:val="0"/>
        <w:spacing w:line="360" w:lineRule="auto"/>
        <w:jc w:val="both"/>
      </w:pPr>
      <w:r>
        <w:t>This login module will provide access to the application modules</w:t>
      </w:r>
      <w:r w:rsidRPr="00977CEA">
        <w:t>. Here the admin</w:t>
      </w:r>
      <w:r>
        <w:t>/user</w:t>
      </w:r>
      <w:r w:rsidRPr="00977CEA">
        <w:t xml:space="preserve"> needs to enter the login detail to enter in the application and to perform the desired actions. </w:t>
      </w:r>
    </w:p>
    <w:p w14:paraId="0777B51D" w14:textId="38BFFC5C" w:rsidR="00D352A9" w:rsidRPr="00FF365A" w:rsidRDefault="00D352A9" w:rsidP="00FF365A">
      <w:pPr>
        <w:autoSpaceDE w:val="0"/>
        <w:autoSpaceDN w:val="0"/>
        <w:adjustRightInd w:val="0"/>
        <w:spacing w:line="360" w:lineRule="auto"/>
        <w:jc w:val="both"/>
      </w:pPr>
      <w:r>
        <w:object w:dxaOrig="11126" w:dyaOrig="5325" w14:anchorId="54B181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03.25pt" o:ole="">
            <v:imagedata r:id="rId14" o:title=""/>
          </v:shape>
          <o:OLEObject Type="Embed" ProgID="Visio.Drawing.11" ShapeID="_x0000_i1025" DrawAspect="Content" ObjectID="_1730800696" r:id="rId15"/>
        </w:object>
      </w:r>
    </w:p>
    <w:p w14:paraId="23BF2A2A" w14:textId="77777777" w:rsidR="004548C8" w:rsidRDefault="004548C8" w:rsidP="00D352A9">
      <w:pPr>
        <w:autoSpaceDE w:val="0"/>
        <w:autoSpaceDN w:val="0"/>
        <w:adjustRightInd w:val="0"/>
        <w:spacing w:before="240" w:after="0" w:line="360" w:lineRule="auto"/>
        <w:jc w:val="both"/>
      </w:pPr>
      <w:r w:rsidRPr="00127A1E">
        <w:rPr>
          <w:b/>
        </w:rPr>
        <w:t>Process:</w:t>
      </w:r>
      <w:r w:rsidRPr="00977CEA">
        <w:t xml:space="preserve"> User need</w:t>
      </w:r>
      <w:r>
        <w:t>s</w:t>
      </w:r>
      <w:r w:rsidRPr="00977CEA">
        <w:t xml:space="preserve"> to</w:t>
      </w:r>
      <w:r>
        <w:t xml:space="preserve"> enter the User Name/ID and P</w:t>
      </w:r>
      <w:r w:rsidRPr="00977CEA">
        <w:t>assword in display fields and press the Login but</w:t>
      </w:r>
      <w:r>
        <w:t xml:space="preserve">ton. </w:t>
      </w:r>
      <w:r w:rsidRPr="00977CEA">
        <w:t xml:space="preserve">Application will </w:t>
      </w:r>
      <w:r>
        <w:t xml:space="preserve">validate the user credential. </w:t>
      </w:r>
    </w:p>
    <w:p w14:paraId="77C14A52" w14:textId="77777777" w:rsidR="004548C8" w:rsidRPr="008B47AE" w:rsidRDefault="004548C8" w:rsidP="004548C8">
      <w:pPr>
        <w:autoSpaceDE w:val="0"/>
        <w:autoSpaceDN w:val="0"/>
        <w:adjustRightInd w:val="0"/>
        <w:spacing w:line="360" w:lineRule="auto"/>
        <w:jc w:val="both"/>
        <w:rPr>
          <w:i/>
        </w:rPr>
      </w:pPr>
      <w:r w:rsidRPr="008B47AE">
        <w:rPr>
          <w:i/>
        </w:rPr>
        <w:t xml:space="preserve">User will be able to view only those screens/ modules of which he has been given access </w:t>
      </w:r>
      <w:r>
        <w:rPr>
          <w:i/>
        </w:rPr>
        <w:t xml:space="preserve">rights </w:t>
      </w:r>
      <w:r w:rsidRPr="008B47AE">
        <w:rPr>
          <w:i/>
        </w:rPr>
        <w:t>to.</w:t>
      </w:r>
    </w:p>
    <w:p w14:paraId="4D4D2D6A" w14:textId="77777777" w:rsidR="004548C8" w:rsidRPr="00977CEA" w:rsidRDefault="004548C8" w:rsidP="004548C8">
      <w:pPr>
        <w:autoSpaceDE w:val="0"/>
        <w:autoSpaceDN w:val="0"/>
        <w:adjustRightInd w:val="0"/>
        <w:jc w:val="both"/>
        <w:rPr>
          <w:b/>
        </w:rPr>
      </w:pPr>
      <w:r w:rsidRPr="00977CEA">
        <w:rPr>
          <w:b/>
        </w:rPr>
        <w:t xml:space="preserve">Validation </w:t>
      </w:r>
    </w:p>
    <w:p w14:paraId="24D41EA4" w14:textId="77777777" w:rsidR="004548C8" w:rsidRPr="00977CEA" w:rsidRDefault="004548C8" w:rsidP="004548C8">
      <w:pPr>
        <w:numPr>
          <w:ilvl w:val="0"/>
          <w:numId w:val="2"/>
        </w:numPr>
        <w:autoSpaceDE w:val="0"/>
        <w:autoSpaceDN w:val="0"/>
        <w:adjustRightInd w:val="0"/>
        <w:spacing w:after="30" w:line="360" w:lineRule="auto"/>
        <w:jc w:val="both"/>
      </w:pPr>
      <w:r w:rsidRPr="00977CEA">
        <w:t xml:space="preserve">User </w:t>
      </w:r>
      <w:r>
        <w:t>Name/ ID</w:t>
      </w:r>
      <w:r w:rsidRPr="00977CEA">
        <w:t xml:space="preserve"> will </w:t>
      </w:r>
      <w:r>
        <w:t xml:space="preserve">be </w:t>
      </w:r>
      <w:r w:rsidRPr="00977CEA">
        <w:t xml:space="preserve">unique </w:t>
      </w:r>
      <w:r>
        <w:t>for all users.</w:t>
      </w:r>
    </w:p>
    <w:p w14:paraId="78A838F7" w14:textId="77777777" w:rsidR="004548C8" w:rsidRDefault="004548C8" w:rsidP="004548C8">
      <w:pPr>
        <w:numPr>
          <w:ilvl w:val="0"/>
          <w:numId w:val="2"/>
        </w:numPr>
        <w:autoSpaceDE w:val="0"/>
        <w:autoSpaceDN w:val="0"/>
        <w:adjustRightInd w:val="0"/>
        <w:spacing w:line="360" w:lineRule="auto"/>
        <w:jc w:val="both"/>
      </w:pPr>
      <w:r w:rsidRPr="00977CEA">
        <w:t xml:space="preserve">User </w:t>
      </w:r>
      <w:r>
        <w:t>Name/ ID</w:t>
      </w:r>
      <w:r w:rsidRPr="00977CEA">
        <w:t xml:space="preserve"> and Password length </w:t>
      </w:r>
      <w:r>
        <w:t>will be set.</w:t>
      </w:r>
      <w:r w:rsidRPr="00977CEA">
        <w:t xml:space="preserve"> </w:t>
      </w:r>
    </w:p>
    <w:p w14:paraId="689E4F31" w14:textId="77777777" w:rsidR="004548C8" w:rsidRDefault="004548C8" w:rsidP="004548C8">
      <w:pPr>
        <w:autoSpaceDE w:val="0"/>
        <w:autoSpaceDN w:val="0"/>
        <w:adjustRightInd w:val="0"/>
        <w:spacing w:line="360" w:lineRule="auto"/>
        <w:jc w:val="both"/>
      </w:pPr>
      <w:r w:rsidRPr="00977CEA">
        <w:t>After successful login app</w:t>
      </w:r>
      <w:r>
        <w:t>lication menu screen will appear;</w:t>
      </w:r>
      <w:r w:rsidRPr="00977CEA">
        <w:t xml:space="preserve"> </w:t>
      </w:r>
      <w:r>
        <w:t>t</w:t>
      </w:r>
      <w:r w:rsidRPr="00977CEA">
        <w:t>his screen will have the M</w:t>
      </w:r>
      <w:r>
        <w:t>aster and Transaction</w:t>
      </w:r>
      <w:r w:rsidRPr="00977CEA">
        <w:t xml:space="preserve"> </w:t>
      </w:r>
      <w:r>
        <w:t>options etc</w:t>
      </w:r>
      <w:r w:rsidRPr="00977CEA">
        <w:t xml:space="preserve">. </w:t>
      </w:r>
    </w:p>
    <w:p w14:paraId="1C51078F" w14:textId="77777777" w:rsidR="004548C8" w:rsidRDefault="004548C8" w:rsidP="004548C8">
      <w:r>
        <w:br w:type="page"/>
      </w:r>
    </w:p>
    <w:p w14:paraId="6B9BBCFB" w14:textId="3761DB39" w:rsidR="004548C8" w:rsidRPr="009B3185" w:rsidRDefault="004548C8" w:rsidP="004548C8">
      <w:pPr>
        <w:pStyle w:val="Heading2"/>
        <w:spacing w:line="360" w:lineRule="auto"/>
      </w:pPr>
      <w:bookmarkStart w:id="381" w:name="_Toc492656576"/>
      <w:bookmarkStart w:id="382" w:name="_Toc119582150"/>
      <w:bookmarkStart w:id="383" w:name="_Toc2616640"/>
      <w:bookmarkStart w:id="384" w:name="_Toc36115586"/>
      <w:r w:rsidRPr="00F7161B">
        <w:lastRenderedPageBreak/>
        <w:t>User Management</w:t>
      </w:r>
      <w:bookmarkEnd w:id="381"/>
      <w:bookmarkEnd w:id="382"/>
      <w:r w:rsidRPr="00F7161B">
        <w:t xml:space="preserve"> </w:t>
      </w:r>
      <w:bookmarkEnd w:id="383"/>
      <w:bookmarkEnd w:id="384"/>
    </w:p>
    <w:p w14:paraId="50ADE6B0" w14:textId="77777777" w:rsidR="004548C8" w:rsidRDefault="004548C8" w:rsidP="004548C8">
      <w:pPr>
        <w:spacing w:line="360" w:lineRule="auto"/>
        <w:jc w:val="both"/>
      </w:pPr>
      <w:r w:rsidRPr="009B3185">
        <w:t>The module will let applicati</w:t>
      </w:r>
      <w:r>
        <w:t>on administrator to manage the U</w:t>
      </w:r>
      <w:r w:rsidRPr="009B3185">
        <w:t>sers</w:t>
      </w:r>
      <w:r>
        <w:t>, and the</w:t>
      </w:r>
      <w:r w:rsidRPr="009B3185">
        <w:t xml:space="preserve"> rig</w:t>
      </w:r>
      <w:r>
        <w:t>hts assigned to the same; the rights</w:t>
      </w:r>
      <w:r w:rsidRPr="009B3185">
        <w:t xml:space="preserve"> will define</w:t>
      </w:r>
      <w:r>
        <w:t xml:space="preserve"> authorized application access of users.</w:t>
      </w:r>
    </w:p>
    <w:p w14:paraId="64350BB8" w14:textId="620F8981" w:rsidR="00872457" w:rsidRDefault="00872457" w:rsidP="004548C8">
      <w:pPr>
        <w:spacing w:line="360" w:lineRule="auto"/>
        <w:jc w:val="both"/>
        <w:rPr>
          <w:b/>
        </w:rPr>
      </w:pPr>
      <w:r>
        <w:t xml:space="preserve">The User Management &amp; Master data will be created using </w:t>
      </w:r>
      <w:r w:rsidRPr="00872457">
        <w:rPr>
          <w:b/>
        </w:rPr>
        <w:t>Web Application.</w:t>
      </w:r>
    </w:p>
    <w:p w14:paraId="50F7059A" w14:textId="41A5A2D6" w:rsidR="00532855" w:rsidRDefault="00532855" w:rsidP="00532855">
      <w:pPr>
        <w:pStyle w:val="Heading3"/>
        <w:spacing w:line="360" w:lineRule="auto"/>
      </w:pPr>
      <w:bookmarkStart w:id="385" w:name="_Toc119582151"/>
      <w:r>
        <w:t>User Master</w:t>
      </w:r>
      <w:bookmarkEnd w:id="385"/>
    </w:p>
    <w:p w14:paraId="67B1FF96" w14:textId="77777777" w:rsidR="00532855" w:rsidRDefault="00532855" w:rsidP="00532855">
      <w:pPr>
        <w:spacing w:line="360" w:lineRule="auto"/>
        <w:jc w:val="both"/>
      </w:pPr>
      <w:r>
        <w:t xml:space="preserve">This module will let user to create application users who will access the application. The master will store the users’ details in system. </w:t>
      </w:r>
    </w:p>
    <w:tbl>
      <w:tblPr>
        <w:tblStyle w:val="TableGrid"/>
        <w:tblW w:w="0" w:type="auto"/>
        <w:tblLook w:val="04A0" w:firstRow="1" w:lastRow="0" w:firstColumn="1" w:lastColumn="0" w:noHBand="0" w:noVBand="1"/>
      </w:tblPr>
      <w:tblGrid>
        <w:gridCol w:w="1413"/>
        <w:gridCol w:w="7937"/>
      </w:tblGrid>
      <w:tr w:rsidR="0035258D" w14:paraId="258AAAAE" w14:textId="77777777" w:rsidTr="000F57B8">
        <w:tc>
          <w:tcPr>
            <w:tcW w:w="1413" w:type="dxa"/>
            <w:shd w:val="clear" w:color="auto" w:fill="FBE4D5" w:themeFill="accent2" w:themeFillTint="33"/>
          </w:tcPr>
          <w:p w14:paraId="4251D57B" w14:textId="77777777" w:rsidR="0035258D" w:rsidRPr="00082C07" w:rsidRDefault="0035258D" w:rsidP="000F57B8">
            <w:pPr>
              <w:spacing w:line="360" w:lineRule="auto"/>
              <w:jc w:val="both"/>
              <w:rPr>
                <w:b/>
              </w:rPr>
            </w:pPr>
            <w:r w:rsidRPr="00082C07">
              <w:rPr>
                <w:b/>
              </w:rPr>
              <w:t xml:space="preserve">Data Fields </w:t>
            </w:r>
          </w:p>
        </w:tc>
        <w:tc>
          <w:tcPr>
            <w:tcW w:w="7937" w:type="dxa"/>
          </w:tcPr>
          <w:p w14:paraId="5877B403" w14:textId="77777777" w:rsidR="0035258D" w:rsidRPr="00EF3239" w:rsidRDefault="0035258D" w:rsidP="00DD529A">
            <w:pPr>
              <w:pStyle w:val="ListParagraph"/>
              <w:numPr>
                <w:ilvl w:val="0"/>
                <w:numId w:val="26"/>
              </w:numPr>
              <w:spacing w:line="360" w:lineRule="auto"/>
              <w:rPr>
                <w:rFonts w:eastAsiaTheme="minorHAnsi"/>
              </w:rPr>
            </w:pPr>
            <w:r>
              <w:rPr>
                <w:rFonts w:eastAsiaTheme="minorHAnsi"/>
              </w:rPr>
              <w:t>User ID</w:t>
            </w:r>
          </w:p>
          <w:p w14:paraId="0341B940" w14:textId="77777777" w:rsidR="0035258D" w:rsidRPr="00EF3239" w:rsidRDefault="0035258D" w:rsidP="00DD529A">
            <w:pPr>
              <w:pStyle w:val="ListParagraph"/>
              <w:numPr>
                <w:ilvl w:val="0"/>
                <w:numId w:val="26"/>
              </w:numPr>
              <w:spacing w:line="360" w:lineRule="auto"/>
              <w:rPr>
                <w:rFonts w:eastAsiaTheme="minorHAnsi"/>
              </w:rPr>
            </w:pPr>
            <w:r>
              <w:rPr>
                <w:rFonts w:eastAsiaTheme="minorHAnsi"/>
              </w:rPr>
              <w:t xml:space="preserve">User </w:t>
            </w:r>
            <w:r w:rsidRPr="00EF3239">
              <w:rPr>
                <w:rFonts w:eastAsiaTheme="minorHAnsi"/>
              </w:rPr>
              <w:t>Name</w:t>
            </w:r>
          </w:p>
          <w:p w14:paraId="0B6C7DC8" w14:textId="77777777" w:rsidR="0035258D" w:rsidRDefault="0035258D" w:rsidP="00DD529A">
            <w:pPr>
              <w:pStyle w:val="ListParagraph"/>
              <w:numPr>
                <w:ilvl w:val="0"/>
                <w:numId w:val="26"/>
              </w:numPr>
              <w:spacing w:line="360" w:lineRule="auto"/>
              <w:rPr>
                <w:rFonts w:eastAsiaTheme="minorHAnsi"/>
              </w:rPr>
            </w:pPr>
            <w:r w:rsidRPr="00EF3239">
              <w:rPr>
                <w:rFonts w:eastAsiaTheme="minorHAnsi"/>
              </w:rPr>
              <w:t>Description</w:t>
            </w:r>
          </w:p>
          <w:p w14:paraId="5C22179B" w14:textId="77777777" w:rsidR="0035258D" w:rsidRDefault="0035258D" w:rsidP="00DD529A">
            <w:pPr>
              <w:pStyle w:val="ListParagraph"/>
              <w:numPr>
                <w:ilvl w:val="0"/>
                <w:numId w:val="26"/>
              </w:numPr>
              <w:spacing w:line="360" w:lineRule="auto"/>
              <w:rPr>
                <w:rFonts w:eastAsiaTheme="minorHAnsi"/>
              </w:rPr>
            </w:pPr>
            <w:r>
              <w:rPr>
                <w:rFonts w:eastAsiaTheme="minorHAnsi"/>
              </w:rPr>
              <w:t>Password</w:t>
            </w:r>
          </w:p>
          <w:p w14:paraId="22F07DC0" w14:textId="77777777" w:rsidR="0035258D" w:rsidRDefault="0035258D" w:rsidP="00DD529A">
            <w:pPr>
              <w:pStyle w:val="ListParagraph"/>
              <w:numPr>
                <w:ilvl w:val="0"/>
                <w:numId w:val="26"/>
              </w:numPr>
              <w:spacing w:line="360" w:lineRule="auto"/>
              <w:rPr>
                <w:rFonts w:eastAsiaTheme="minorHAnsi"/>
              </w:rPr>
            </w:pPr>
            <w:r>
              <w:rPr>
                <w:rFonts w:eastAsiaTheme="minorHAnsi"/>
              </w:rPr>
              <w:t>Email</w:t>
            </w:r>
          </w:p>
          <w:p w14:paraId="7F15013E" w14:textId="77777777" w:rsidR="0035258D" w:rsidRDefault="0035258D" w:rsidP="00DD529A">
            <w:pPr>
              <w:pStyle w:val="ListParagraph"/>
              <w:numPr>
                <w:ilvl w:val="0"/>
                <w:numId w:val="26"/>
              </w:numPr>
              <w:spacing w:line="360" w:lineRule="auto"/>
              <w:rPr>
                <w:rFonts w:eastAsiaTheme="minorHAnsi"/>
              </w:rPr>
            </w:pPr>
            <w:r>
              <w:rPr>
                <w:rFonts w:eastAsiaTheme="minorHAnsi"/>
              </w:rPr>
              <w:t>Address</w:t>
            </w:r>
          </w:p>
          <w:p w14:paraId="63DDA733" w14:textId="77777777" w:rsidR="0035258D" w:rsidRDefault="0035258D" w:rsidP="00DD529A">
            <w:pPr>
              <w:pStyle w:val="ListParagraph"/>
              <w:numPr>
                <w:ilvl w:val="0"/>
                <w:numId w:val="26"/>
              </w:numPr>
              <w:spacing w:line="360" w:lineRule="auto"/>
              <w:rPr>
                <w:rFonts w:eastAsiaTheme="minorHAnsi"/>
              </w:rPr>
            </w:pPr>
            <w:r>
              <w:rPr>
                <w:rFonts w:eastAsiaTheme="minorHAnsi"/>
              </w:rPr>
              <w:t>Contact</w:t>
            </w:r>
          </w:p>
          <w:p w14:paraId="49643D26" w14:textId="77777777" w:rsidR="0035258D" w:rsidRDefault="0035258D" w:rsidP="00DD529A">
            <w:pPr>
              <w:pStyle w:val="ListParagraph"/>
              <w:numPr>
                <w:ilvl w:val="0"/>
                <w:numId w:val="26"/>
              </w:numPr>
              <w:spacing w:line="360" w:lineRule="auto"/>
            </w:pPr>
            <w:r w:rsidRPr="00EF3239">
              <w:rPr>
                <w:rFonts w:eastAsiaTheme="minorHAnsi"/>
              </w:rPr>
              <w:t>Active/ Inactive</w:t>
            </w:r>
          </w:p>
        </w:tc>
      </w:tr>
      <w:tr w:rsidR="0035258D" w14:paraId="3CDE28BD" w14:textId="77777777" w:rsidTr="000F57B8">
        <w:tc>
          <w:tcPr>
            <w:tcW w:w="1413" w:type="dxa"/>
            <w:shd w:val="clear" w:color="auto" w:fill="FBE4D5" w:themeFill="accent2" w:themeFillTint="33"/>
          </w:tcPr>
          <w:p w14:paraId="53C2A0D0" w14:textId="77777777" w:rsidR="0035258D" w:rsidRPr="00082C07" w:rsidRDefault="0035258D" w:rsidP="000F57B8">
            <w:pPr>
              <w:spacing w:line="360" w:lineRule="auto"/>
              <w:jc w:val="both"/>
              <w:rPr>
                <w:b/>
              </w:rPr>
            </w:pPr>
            <w:r w:rsidRPr="00082C07">
              <w:rPr>
                <w:b/>
              </w:rPr>
              <w:t>Process Steps</w:t>
            </w:r>
          </w:p>
        </w:tc>
        <w:tc>
          <w:tcPr>
            <w:tcW w:w="7937" w:type="dxa"/>
          </w:tcPr>
          <w:p w14:paraId="6CA02FF7" w14:textId="77777777" w:rsidR="0035258D" w:rsidRDefault="0035258D" w:rsidP="00DD529A">
            <w:pPr>
              <w:pStyle w:val="ListParagraph"/>
              <w:numPr>
                <w:ilvl w:val="0"/>
                <w:numId w:val="27"/>
              </w:numPr>
              <w:spacing w:line="360" w:lineRule="auto"/>
            </w:pPr>
            <w:r>
              <w:t xml:space="preserve">Enter required details i.e. User ID, User Name, Description, Password in system </w:t>
            </w:r>
          </w:p>
          <w:p w14:paraId="585CFFDB" w14:textId="77777777" w:rsidR="0035258D" w:rsidRDefault="0035258D" w:rsidP="00DD529A">
            <w:pPr>
              <w:pStyle w:val="ListParagraph"/>
              <w:numPr>
                <w:ilvl w:val="0"/>
                <w:numId w:val="27"/>
              </w:numPr>
              <w:spacing w:line="360" w:lineRule="auto"/>
            </w:pPr>
            <w:r>
              <w:t>Email, Address, Contact are optional data fields</w:t>
            </w:r>
          </w:p>
          <w:p w14:paraId="02D04868" w14:textId="77777777" w:rsidR="0035258D" w:rsidRDefault="0035258D" w:rsidP="00DD529A">
            <w:pPr>
              <w:pStyle w:val="ListParagraph"/>
              <w:numPr>
                <w:ilvl w:val="0"/>
                <w:numId w:val="27"/>
              </w:numPr>
              <w:spacing w:line="360" w:lineRule="auto"/>
            </w:pPr>
            <w:r>
              <w:t>Check the Active checkbox to make the user active</w:t>
            </w:r>
          </w:p>
          <w:p w14:paraId="5B5C51B5" w14:textId="77777777" w:rsidR="0035258D" w:rsidRDefault="0035258D" w:rsidP="00DD529A">
            <w:pPr>
              <w:pStyle w:val="ListParagraph"/>
              <w:numPr>
                <w:ilvl w:val="0"/>
                <w:numId w:val="27"/>
              </w:numPr>
              <w:spacing w:line="360" w:lineRule="auto"/>
            </w:pPr>
            <w:r>
              <w:t>Click on Save button to save details in database</w:t>
            </w:r>
          </w:p>
          <w:p w14:paraId="7FB77A5C" w14:textId="77777777" w:rsidR="0035258D" w:rsidRDefault="0035258D" w:rsidP="00DD529A">
            <w:pPr>
              <w:pStyle w:val="ListParagraph"/>
              <w:numPr>
                <w:ilvl w:val="0"/>
                <w:numId w:val="27"/>
              </w:numPr>
              <w:spacing w:line="360" w:lineRule="auto"/>
            </w:pPr>
            <w:r>
              <w:t xml:space="preserve">Newly added user will appear in data grid </w:t>
            </w:r>
          </w:p>
        </w:tc>
      </w:tr>
      <w:tr w:rsidR="0035258D" w14:paraId="0152164F" w14:textId="77777777" w:rsidTr="000F57B8">
        <w:tc>
          <w:tcPr>
            <w:tcW w:w="1413" w:type="dxa"/>
            <w:shd w:val="clear" w:color="auto" w:fill="FBE4D5" w:themeFill="accent2" w:themeFillTint="33"/>
          </w:tcPr>
          <w:p w14:paraId="31CDA451" w14:textId="77777777" w:rsidR="0035258D" w:rsidRPr="00082C07" w:rsidRDefault="0035258D" w:rsidP="000F57B8">
            <w:pPr>
              <w:spacing w:line="360" w:lineRule="auto"/>
              <w:jc w:val="both"/>
              <w:rPr>
                <w:b/>
              </w:rPr>
            </w:pPr>
            <w:r w:rsidRPr="00082C07">
              <w:rPr>
                <w:b/>
              </w:rPr>
              <w:t>Functions</w:t>
            </w:r>
          </w:p>
        </w:tc>
        <w:tc>
          <w:tcPr>
            <w:tcW w:w="7937" w:type="dxa"/>
          </w:tcPr>
          <w:p w14:paraId="3925801B" w14:textId="77777777" w:rsidR="0035258D" w:rsidRDefault="0035258D" w:rsidP="00DD529A">
            <w:pPr>
              <w:pStyle w:val="ListParagraph"/>
              <w:numPr>
                <w:ilvl w:val="0"/>
                <w:numId w:val="28"/>
              </w:numPr>
              <w:spacing w:line="360" w:lineRule="auto"/>
              <w:jc w:val="both"/>
            </w:pPr>
            <w:r>
              <w:t>Add, Edit/Update, Delete as per requirement</w:t>
            </w:r>
          </w:p>
          <w:p w14:paraId="6EB06CFD" w14:textId="77777777" w:rsidR="0035258D" w:rsidRDefault="0035258D" w:rsidP="00DD529A">
            <w:pPr>
              <w:pStyle w:val="ListParagraph"/>
              <w:numPr>
                <w:ilvl w:val="0"/>
                <w:numId w:val="28"/>
              </w:numPr>
              <w:spacing w:line="360" w:lineRule="auto"/>
              <w:jc w:val="both"/>
            </w:pPr>
            <w:r>
              <w:t>User ID and Password is used to access the application.</w:t>
            </w:r>
          </w:p>
        </w:tc>
      </w:tr>
      <w:tr w:rsidR="0035258D" w14:paraId="188F92D9" w14:textId="77777777" w:rsidTr="000F57B8">
        <w:tc>
          <w:tcPr>
            <w:tcW w:w="1413" w:type="dxa"/>
            <w:shd w:val="clear" w:color="auto" w:fill="FBE4D5" w:themeFill="accent2" w:themeFillTint="33"/>
          </w:tcPr>
          <w:p w14:paraId="452E737F" w14:textId="77777777" w:rsidR="0035258D" w:rsidRPr="00082C07" w:rsidRDefault="0035258D" w:rsidP="000F57B8">
            <w:pPr>
              <w:spacing w:line="360" w:lineRule="auto"/>
              <w:jc w:val="both"/>
              <w:rPr>
                <w:b/>
              </w:rPr>
            </w:pPr>
            <w:r>
              <w:rPr>
                <w:b/>
              </w:rPr>
              <w:t>Role</w:t>
            </w:r>
          </w:p>
        </w:tc>
        <w:tc>
          <w:tcPr>
            <w:tcW w:w="7937" w:type="dxa"/>
          </w:tcPr>
          <w:p w14:paraId="22119BB7" w14:textId="77777777" w:rsidR="0035258D" w:rsidRDefault="0035258D" w:rsidP="000F57B8">
            <w:pPr>
              <w:spacing w:line="360" w:lineRule="auto"/>
              <w:jc w:val="both"/>
            </w:pPr>
            <w:r>
              <w:t>Admin will create/ add user details via window application</w:t>
            </w:r>
          </w:p>
        </w:tc>
      </w:tr>
      <w:tr w:rsidR="00162F77" w14:paraId="741BF831" w14:textId="77777777" w:rsidTr="000F57B8">
        <w:tc>
          <w:tcPr>
            <w:tcW w:w="1413" w:type="dxa"/>
            <w:shd w:val="clear" w:color="auto" w:fill="FBE4D5" w:themeFill="accent2" w:themeFillTint="33"/>
          </w:tcPr>
          <w:p w14:paraId="373090B2" w14:textId="4EB7D66A" w:rsidR="00162F77" w:rsidRDefault="00162F77" w:rsidP="000F57B8">
            <w:pPr>
              <w:spacing w:line="360" w:lineRule="auto"/>
              <w:jc w:val="both"/>
              <w:rPr>
                <w:b/>
              </w:rPr>
            </w:pPr>
            <w:r>
              <w:rPr>
                <w:b/>
              </w:rPr>
              <w:t>Sample Screen</w:t>
            </w:r>
          </w:p>
        </w:tc>
        <w:tc>
          <w:tcPr>
            <w:tcW w:w="7937" w:type="dxa"/>
          </w:tcPr>
          <w:p w14:paraId="5D2BCB1D" w14:textId="2014F86F" w:rsidR="00162F77" w:rsidRDefault="00A317A0" w:rsidP="000F57B8">
            <w:pPr>
              <w:spacing w:line="360" w:lineRule="auto"/>
              <w:jc w:val="both"/>
            </w:pPr>
            <w:r>
              <w:rPr>
                <w:noProof/>
              </w:rPr>
              <w:drawing>
                <wp:inline distT="0" distB="0" distL="0" distR="0" wp14:anchorId="2ED47093" wp14:editId="514CEFA2">
                  <wp:extent cx="4037163" cy="2175037"/>
                  <wp:effectExtent l="19050" t="19050" r="20955"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45045" cy="2179283"/>
                          </a:xfrm>
                          <a:prstGeom prst="rect">
                            <a:avLst/>
                          </a:prstGeom>
                          <a:noFill/>
                          <a:ln>
                            <a:solidFill>
                              <a:schemeClr val="tx1"/>
                            </a:solidFill>
                          </a:ln>
                        </pic:spPr>
                      </pic:pic>
                    </a:graphicData>
                  </a:graphic>
                </wp:inline>
              </w:drawing>
            </w:r>
          </w:p>
        </w:tc>
      </w:tr>
    </w:tbl>
    <w:p w14:paraId="380B2639" w14:textId="06416AA9" w:rsidR="00532855" w:rsidRDefault="00532855" w:rsidP="0035258D">
      <w:pPr>
        <w:pStyle w:val="Heading3"/>
        <w:spacing w:line="360" w:lineRule="auto"/>
      </w:pPr>
      <w:bookmarkStart w:id="386" w:name="_Toc119582152"/>
      <w:r>
        <w:lastRenderedPageBreak/>
        <w:t>User Rights</w:t>
      </w:r>
      <w:r w:rsidR="0094211B">
        <w:t>/ Permission</w:t>
      </w:r>
      <w:bookmarkEnd w:id="386"/>
      <w:r>
        <w:t xml:space="preserve"> </w:t>
      </w:r>
    </w:p>
    <w:p w14:paraId="0681A9F5" w14:textId="5272F6EA" w:rsidR="0035258D" w:rsidRPr="00EA70A3" w:rsidRDefault="0035258D" w:rsidP="0035258D">
      <w:pPr>
        <w:autoSpaceDE w:val="0"/>
        <w:autoSpaceDN w:val="0"/>
        <w:adjustRightInd w:val="0"/>
        <w:spacing w:line="360" w:lineRule="auto"/>
        <w:jc w:val="both"/>
        <w:rPr>
          <w:color w:val="000000" w:themeColor="text1"/>
        </w:rPr>
      </w:pPr>
      <w:r>
        <w:rPr>
          <w:rFonts w:eastAsiaTheme="minorHAnsi"/>
        </w:rPr>
        <w:t xml:space="preserve">This module will let admin to assign module / screen access rights to the application users. Once assigned, authorized users can access the application. Once permissions are assigned, </w:t>
      </w:r>
      <w:r>
        <w:rPr>
          <w:color w:val="000000" w:themeColor="text1"/>
        </w:rPr>
        <w:t>u</w:t>
      </w:r>
      <w:r w:rsidRPr="00EA70A3">
        <w:rPr>
          <w:color w:val="000000" w:themeColor="text1"/>
        </w:rPr>
        <w:t>ser will be able to view only those screens/ modules of which he has been given access rights to by Admin.</w:t>
      </w:r>
    </w:p>
    <w:tbl>
      <w:tblPr>
        <w:tblStyle w:val="TableGrid"/>
        <w:tblW w:w="0" w:type="auto"/>
        <w:tblLook w:val="04A0" w:firstRow="1" w:lastRow="0" w:firstColumn="1" w:lastColumn="0" w:noHBand="0" w:noVBand="1"/>
      </w:tblPr>
      <w:tblGrid>
        <w:gridCol w:w="1413"/>
        <w:gridCol w:w="7937"/>
      </w:tblGrid>
      <w:tr w:rsidR="0035258D" w14:paraId="581C805D" w14:textId="77777777" w:rsidTr="000F57B8">
        <w:tc>
          <w:tcPr>
            <w:tcW w:w="1413" w:type="dxa"/>
            <w:shd w:val="clear" w:color="auto" w:fill="FBE4D5" w:themeFill="accent2" w:themeFillTint="33"/>
          </w:tcPr>
          <w:p w14:paraId="2A89E2FA" w14:textId="77777777" w:rsidR="0035258D" w:rsidRPr="00082C07" w:rsidRDefault="0035258D" w:rsidP="000F57B8">
            <w:pPr>
              <w:spacing w:line="360" w:lineRule="auto"/>
              <w:jc w:val="both"/>
              <w:rPr>
                <w:b/>
              </w:rPr>
            </w:pPr>
            <w:r w:rsidRPr="00082C07">
              <w:rPr>
                <w:b/>
              </w:rPr>
              <w:t xml:space="preserve">Data Fields </w:t>
            </w:r>
          </w:p>
        </w:tc>
        <w:tc>
          <w:tcPr>
            <w:tcW w:w="7937" w:type="dxa"/>
          </w:tcPr>
          <w:p w14:paraId="06D54F64" w14:textId="77777777" w:rsidR="0035258D" w:rsidRDefault="0035258D" w:rsidP="00DD529A">
            <w:pPr>
              <w:pStyle w:val="ListParagraph"/>
              <w:numPr>
                <w:ilvl w:val="0"/>
                <w:numId w:val="29"/>
              </w:numPr>
              <w:spacing w:line="360" w:lineRule="auto"/>
            </w:pPr>
            <w:r>
              <w:t>User ID/ Name</w:t>
            </w:r>
          </w:p>
          <w:p w14:paraId="40535624" w14:textId="77777777" w:rsidR="0035258D" w:rsidRDefault="0035258D" w:rsidP="00DD529A">
            <w:pPr>
              <w:pStyle w:val="ListParagraph"/>
              <w:numPr>
                <w:ilvl w:val="0"/>
                <w:numId w:val="29"/>
              </w:numPr>
              <w:spacing w:line="360" w:lineRule="auto"/>
            </w:pPr>
            <w:r>
              <w:t xml:space="preserve">Module /Screen Names </w:t>
            </w:r>
          </w:p>
        </w:tc>
      </w:tr>
      <w:tr w:rsidR="0035258D" w14:paraId="33EBB24D" w14:textId="77777777" w:rsidTr="000F57B8">
        <w:tc>
          <w:tcPr>
            <w:tcW w:w="1413" w:type="dxa"/>
            <w:shd w:val="clear" w:color="auto" w:fill="FBE4D5" w:themeFill="accent2" w:themeFillTint="33"/>
          </w:tcPr>
          <w:p w14:paraId="58754F18" w14:textId="77777777" w:rsidR="0035258D" w:rsidRPr="00082C07" w:rsidRDefault="0035258D" w:rsidP="000F57B8">
            <w:pPr>
              <w:spacing w:line="360" w:lineRule="auto"/>
              <w:jc w:val="both"/>
              <w:rPr>
                <w:b/>
              </w:rPr>
            </w:pPr>
            <w:r w:rsidRPr="00082C07">
              <w:rPr>
                <w:b/>
              </w:rPr>
              <w:t>Process Steps</w:t>
            </w:r>
          </w:p>
        </w:tc>
        <w:tc>
          <w:tcPr>
            <w:tcW w:w="7937" w:type="dxa"/>
          </w:tcPr>
          <w:p w14:paraId="2768275C" w14:textId="77777777" w:rsidR="0035258D" w:rsidRDefault="0035258D" w:rsidP="00DD529A">
            <w:pPr>
              <w:pStyle w:val="ListParagraph"/>
              <w:numPr>
                <w:ilvl w:val="0"/>
                <w:numId w:val="30"/>
              </w:numPr>
              <w:spacing w:line="360" w:lineRule="auto"/>
            </w:pPr>
            <w:r>
              <w:t>Admin will select User Name/ID.</w:t>
            </w:r>
          </w:p>
          <w:p w14:paraId="61BAAD84" w14:textId="77777777" w:rsidR="0035258D" w:rsidRDefault="0035258D" w:rsidP="00DD529A">
            <w:pPr>
              <w:pStyle w:val="ListParagraph"/>
              <w:numPr>
                <w:ilvl w:val="0"/>
                <w:numId w:val="30"/>
              </w:numPr>
              <w:spacing w:line="360" w:lineRule="auto"/>
            </w:pPr>
            <w:r>
              <w:t>Screen/ module names will appear in data grid along with checkbox.</w:t>
            </w:r>
          </w:p>
          <w:p w14:paraId="519F8A87" w14:textId="77777777" w:rsidR="0035258D" w:rsidRDefault="0035258D" w:rsidP="00DD529A">
            <w:pPr>
              <w:pStyle w:val="ListParagraph"/>
              <w:numPr>
                <w:ilvl w:val="0"/>
                <w:numId w:val="30"/>
              </w:numPr>
              <w:spacing w:line="360" w:lineRule="auto"/>
            </w:pPr>
            <w:r>
              <w:t xml:space="preserve">Admin will check the checkbox against module/ screen to which selected User should be assigned access permissions. </w:t>
            </w:r>
          </w:p>
          <w:p w14:paraId="70923442" w14:textId="77777777" w:rsidR="0035258D" w:rsidRDefault="0035258D" w:rsidP="00DD529A">
            <w:pPr>
              <w:pStyle w:val="ListParagraph"/>
              <w:numPr>
                <w:ilvl w:val="0"/>
                <w:numId w:val="30"/>
              </w:numPr>
              <w:spacing w:line="360" w:lineRule="auto"/>
            </w:pPr>
            <w:r>
              <w:t>Save and Update the details in database</w:t>
            </w:r>
          </w:p>
        </w:tc>
      </w:tr>
      <w:tr w:rsidR="0035258D" w14:paraId="5F510354" w14:textId="77777777" w:rsidTr="000F57B8">
        <w:tc>
          <w:tcPr>
            <w:tcW w:w="1413" w:type="dxa"/>
            <w:shd w:val="clear" w:color="auto" w:fill="FBE4D5" w:themeFill="accent2" w:themeFillTint="33"/>
          </w:tcPr>
          <w:p w14:paraId="74240438" w14:textId="77777777" w:rsidR="0035258D" w:rsidRPr="00082C07" w:rsidRDefault="0035258D" w:rsidP="000F57B8">
            <w:pPr>
              <w:spacing w:line="360" w:lineRule="auto"/>
              <w:jc w:val="both"/>
              <w:rPr>
                <w:b/>
              </w:rPr>
            </w:pPr>
            <w:r w:rsidRPr="00082C07">
              <w:rPr>
                <w:b/>
              </w:rPr>
              <w:t>Functions</w:t>
            </w:r>
          </w:p>
        </w:tc>
        <w:tc>
          <w:tcPr>
            <w:tcW w:w="7937" w:type="dxa"/>
          </w:tcPr>
          <w:p w14:paraId="24C2C6CA" w14:textId="77777777" w:rsidR="0035258D" w:rsidRDefault="0035258D" w:rsidP="000F57B8">
            <w:pPr>
              <w:spacing w:line="360" w:lineRule="auto"/>
              <w:jc w:val="both"/>
            </w:pPr>
            <w:r>
              <w:t>Add, Edit/Update as per requirement</w:t>
            </w:r>
          </w:p>
        </w:tc>
      </w:tr>
      <w:tr w:rsidR="0035258D" w14:paraId="63B8AAF2" w14:textId="77777777" w:rsidTr="000F57B8">
        <w:tc>
          <w:tcPr>
            <w:tcW w:w="1413" w:type="dxa"/>
            <w:shd w:val="clear" w:color="auto" w:fill="FBE4D5" w:themeFill="accent2" w:themeFillTint="33"/>
          </w:tcPr>
          <w:p w14:paraId="41F9A673" w14:textId="77777777" w:rsidR="0035258D" w:rsidRPr="00082C07" w:rsidRDefault="0035258D" w:rsidP="000F57B8">
            <w:pPr>
              <w:spacing w:line="360" w:lineRule="auto"/>
              <w:jc w:val="both"/>
              <w:rPr>
                <w:b/>
              </w:rPr>
            </w:pPr>
            <w:r>
              <w:rPr>
                <w:b/>
              </w:rPr>
              <w:t>Role</w:t>
            </w:r>
          </w:p>
        </w:tc>
        <w:tc>
          <w:tcPr>
            <w:tcW w:w="7937" w:type="dxa"/>
          </w:tcPr>
          <w:p w14:paraId="21736A10" w14:textId="77777777" w:rsidR="0035258D" w:rsidRDefault="0035258D" w:rsidP="000F57B8">
            <w:pPr>
              <w:spacing w:line="360" w:lineRule="auto"/>
              <w:jc w:val="both"/>
            </w:pPr>
            <w:r>
              <w:t>Admin / Authorized User will assign access rights to the selected User</w:t>
            </w:r>
          </w:p>
        </w:tc>
      </w:tr>
      <w:tr w:rsidR="00A317A0" w14:paraId="6F265672" w14:textId="77777777" w:rsidTr="000F57B8">
        <w:tc>
          <w:tcPr>
            <w:tcW w:w="1413" w:type="dxa"/>
            <w:shd w:val="clear" w:color="auto" w:fill="FBE4D5" w:themeFill="accent2" w:themeFillTint="33"/>
          </w:tcPr>
          <w:p w14:paraId="3278825A" w14:textId="4B10D649" w:rsidR="00A317A0" w:rsidRDefault="00A317A0" w:rsidP="000F57B8">
            <w:pPr>
              <w:spacing w:line="360" w:lineRule="auto"/>
              <w:jc w:val="both"/>
              <w:rPr>
                <w:b/>
              </w:rPr>
            </w:pPr>
            <w:r>
              <w:rPr>
                <w:b/>
              </w:rPr>
              <w:t>Sample Screen</w:t>
            </w:r>
          </w:p>
        </w:tc>
        <w:tc>
          <w:tcPr>
            <w:tcW w:w="7937" w:type="dxa"/>
          </w:tcPr>
          <w:p w14:paraId="542D7675" w14:textId="77E3887F" w:rsidR="00A317A0" w:rsidRDefault="00A317A0" w:rsidP="000F57B8">
            <w:pPr>
              <w:spacing w:line="360" w:lineRule="auto"/>
              <w:jc w:val="both"/>
            </w:pPr>
            <w:r>
              <w:rPr>
                <w:noProof/>
              </w:rPr>
              <w:drawing>
                <wp:inline distT="0" distB="0" distL="0" distR="0" wp14:anchorId="5B53DA07" wp14:editId="0F91F917">
                  <wp:extent cx="4755515" cy="2707005"/>
                  <wp:effectExtent l="19050" t="19050" r="26035"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055" cy="2710728"/>
                          </a:xfrm>
                          <a:prstGeom prst="rect">
                            <a:avLst/>
                          </a:prstGeom>
                          <a:noFill/>
                          <a:ln>
                            <a:solidFill>
                              <a:schemeClr val="tx1"/>
                            </a:solidFill>
                          </a:ln>
                        </pic:spPr>
                      </pic:pic>
                    </a:graphicData>
                  </a:graphic>
                </wp:inline>
              </w:drawing>
            </w:r>
          </w:p>
        </w:tc>
      </w:tr>
    </w:tbl>
    <w:p w14:paraId="1B25718B" w14:textId="23F95350" w:rsidR="0035258D" w:rsidRDefault="0035258D" w:rsidP="0035258D"/>
    <w:p w14:paraId="289C6391" w14:textId="12A46D3F" w:rsidR="00ED5E32" w:rsidRDefault="00ED5E32">
      <w:r>
        <w:br w:type="page"/>
      </w:r>
    </w:p>
    <w:p w14:paraId="48FFCCDF" w14:textId="07873C1F" w:rsidR="00ED5E32" w:rsidRDefault="00ED5E32" w:rsidP="00ED5E32">
      <w:pPr>
        <w:pStyle w:val="Heading3"/>
      </w:pPr>
      <w:bookmarkStart w:id="387" w:name="_Toc119582153"/>
      <w:r>
        <w:lastRenderedPageBreak/>
        <w:t>User Login</w:t>
      </w:r>
      <w:bookmarkEnd w:id="387"/>
    </w:p>
    <w:p w14:paraId="19C0764E" w14:textId="2CDDBC72" w:rsidR="00ED5E32" w:rsidRDefault="00ED5E32" w:rsidP="00ED5E32">
      <w:pPr>
        <w:spacing w:before="120" w:line="360" w:lineRule="auto"/>
        <w:jc w:val="both"/>
      </w:pPr>
      <w:r w:rsidRPr="00ED5E32">
        <w:t xml:space="preserve">This module will let </w:t>
      </w:r>
      <w:r w:rsidR="00172A34" w:rsidRPr="00ED5E32">
        <w:t>users</w:t>
      </w:r>
      <w:r w:rsidRPr="00ED5E32">
        <w:t xml:space="preserve"> to </w:t>
      </w:r>
      <w:r>
        <w:t>login in</w:t>
      </w:r>
      <w:r w:rsidRPr="00ED5E32">
        <w:t xml:space="preserve"> to the application. Once assigned, authorized users can access the application. Once permissions are assigned, user will be able to view only those screens/ modules of which he has been given access rights to by Admin.</w:t>
      </w:r>
    </w:p>
    <w:tbl>
      <w:tblPr>
        <w:tblStyle w:val="TableGrid"/>
        <w:tblW w:w="0" w:type="auto"/>
        <w:tblLook w:val="04A0" w:firstRow="1" w:lastRow="0" w:firstColumn="1" w:lastColumn="0" w:noHBand="0" w:noVBand="1"/>
      </w:tblPr>
      <w:tblGrid>
        <w:gridCol w:w="1413"/>
        <w:gridCol w:w="7937"/>
      </w:tblGrid>
      <w:tr w:rsidR="00ED5E32" w14:paraId="6B380D36" w14:textId="77777777" w:rsidTr="00224A30">
        <w:tc>
          <w:tcPr>
            <w:tcW w:w="1413" w:type="dxa"/>
            <w:shd w:val="clear" w:color="auto" w:fill="FBE4D5" w:themeFill="accent2" w:themeFillTint="33"/>
          </w:tcPr>
          <w:p w14:paraId="4D38AC11" w14:textId="77777777" w:rsidR="00ED5E32" w:rsidRPr="00082C07" w:rsidRDefault="00ED5E32" w:rsidP="00224A30">
            <w:pPr>
              <w:spacing w:line="360" w:lineRule="auto"/>
              <w:jc w:val="both"/>
              <w:rPr>
                <w:b/>
              </w:rPr>
            </w:pPr>
            <w:r w:rsidRPr="00082C07">
              <w:rPr>
                <w:b/>
              </w:rPr>
              <w:t xml:space="preserve">Data Fields </w:t>
            </w:r>
          </w:p>
        </w:tc>
        <w:tc>
          <w:tcPr>
            <w:tcW w:w="7937" w:type="dxa"/>
          </w:tcPr>
          <w:p w14:paraId="122DF87F" w14:textId="1D5824A4" w:rsidR="00ED5E32" w:rsidRDefault="00ED5E32" w:rsidP="00E55F32">
            <w:pPr>
              <w:pStyle w:val="ListParagraph"/>
              <w:numPr>
                <w:ilvl w:val="0"/>
                <w:numId w:val="72"/>
              </w:numPr>
              <w:spacing w:line="360" w:lineRule="auto"/>
            </w:pPr>
            <w:r>
              <w:t>User Name</w:t>
            </w:r>
          </w:p>
          <w:p w14:paraId="08A2DE55" w14:textId="774BFE7B" w:rsidR="00ED5E32" w:rsidRDefault="00ED5E32" w:rsidP="00E55F32">
            <w:pPr>
              <w:pStyle w:val="ListParagraph"/>
              <w:numPr>
                <w:ilvl w:val="0"/>
                <w:numId w:val="72"/>
              </w:numPr>
              <w:spacing w:line="360" w:lineRule="auto"/>
            </w:pPr>
            <w:r>
              <w:t xml:space="preserve">Password </w:t>
            </w:r>
          </w:p>
        </w:tc>
      </w:tr>
      <w:tr w:rsidR="00ED5E32" w14:paraId="2FDA944A" w14:textId="77777777" w:rsidTr="00224A30">
        <w:tc>
          <w:tcPr>
            <w:tcW w:w="1413" w:type="dxa"/>
            <w:shd w:val="clear" w:color="auto" w:fill="FBE4D5" w:themeFill="accent2" w:themeFillTint="33"/>
          </w:tcPr>
          <w:p w14:paraId="605FC282" w14:textId="77777777" w:rsidR="00ED5E32" w:rsidRPr="00082C07" w:rsidRDefault="00ED5E32" w:rsidP="00224A30">
            <w:pPr>
              <w:spacing w:line="360" w:lineRule="auto"/>
              <w:jc w:val="both"/>
              <w:rPr>
                <w:b/>
              </w:rPr>
            </w:pPr>
            <w:r w:rsidRPr="00082C07">
              <w:rPr>
                <w:b/>
              </w:rPr>
              <w:t>Process Steps</w:t>
            </w:r>
          </w:p>
        </w:tc>
        <w:tc>
          <w:tcPr>
            <w:tcW w:w="7937" w:type="dxa"/>
          </w:tcPr>
          <w:p w14:paraId="54B5D2A9" w14:textId="1BB0F9D4" w:rsidR="00ED5E32" w:rsidRDefault="00172A34" w:rsidP="00E55F32">
            <w:pPr>
              <w:pStyle w:val="ListParagraph"/>
              <w:numPr>
                <w:ilvl w:val="0"/>
                <w:numId w:val="73"/>
              </w:numPr>
              <w:spacing w:line="360" w:lineRule="auto"/>
            </w:pPr>
            <w:r>
              <w:t>User</w:t>
            </w:r>
            <w:r w:rsidR="00ED5E32">
              <w:t xml:space="preserve"> will enter User Name/ID.</w:t>
            </w:r>
          </w:p>
          <w:p w14:paraId="5E5F8AA3" w14:textId="47B9ABB5" w:rsidR="00ED5E32" w:rsidRDefault="00ED5E32" w:rsidP="00E55F32">
            <w:pPr>
              <w:pStyle w:val="ListParagraph"/>
              <w:numPr>
                <w:ilvl w:val="0"/>
                <w:numId w:val="73"/>
              </w:numPr>
              <w:spacing w:line="360" w:lineRule="auto"/>
            </w:pPr>
            <w:r>
              <w:t>Enter the Password as per saved by user.</w:t>
            </w:r>
          </w:p>
          <w:p w14:paraId="125688FA" w14:textId="2AEAB448" w:rsidR="00ED5E32" w:rsidRDefault="00ED5E32" w:rsidP="00E55F32">
            <w:pPr>
              <w:pStyle w:val="ListParagraph"/>
              <w:numPr>
                <w:ilvl w:val="0"/>
                <w:numId w:val="73"/>
              </w:numPr>
              <w:spacing w:line="360" w:lineRule="auto"/>
            </w:pPr>
            <w:r>
              <w:t>System will check the selected User is valid to login.</w:t>
            </w:r>
          </w:p>
          <w:p w14:paraId="60BFA3DC" w14:textId="12E4FA07" w:rsidR="00ED5E32" w:rsidRPr="00ED5E32" w:rsidRDefault="00ED5E32" w:rsidP="00ED5E32">
            <w:pPr>
              <w:pStyle w:val="ListParagraph"/>
              <w:spacing w:line="360" w:lineRule="auto"/>
              <w:ind w:left="360"/>
              <w:rPr>
                <w:i/>
              </w:rPr>
            </w:pPr>
            <w:r w:rsidRPr="00ED5E32">
              <w:rPr>
                <w:i/>
                <w:color w:val="FF0000"/>
              </w:rPr>
              <w:t>*User can click on forgot password</w:t>
            </w:r>
            <w:r>
              <w:rPr>
                <w:i/>
                <w:color w:val="FF0000"/>
              </w:rPr>
              <w:t xml:space="preserve"> incase don’t remember the password</w:t>
            </w:r>
          </w:p>
          <w:p w14:paraId="7558AAE4" w14:textId="1CE13CC1" w:rsidR="00ED5E32" w:rsidRDefault="00ED5E32" w:rsidP="00E55F32">
            <w:pPr>
              <w:pStyle w:val="ListParagraph"/>
              <w:numPr>
                <w:ilvl w:val="0"/>
                <w:numId w:val="73"/>
              </w:numPr>
              <w:spacing w:line="360" w:lineRule="auto"/>
            </w:pPr>
            <w:r>
              <w:t>Click on Login button to enter the application.</w:t>
            </w:r>
          </w:p>
          <w:p w14:paraId="1CD198AB" w14:textId="52D8A919" w:rsidR="00ED5E32" w:rsidRDefault="00172A34" w:rsidP="00E55F32">
            <w:pPr>
              <w:pStyle w:val="ListParagraph"/>
              <w:numPr>
                <w:ilvl w:val="0"/>
                <w:numId w:val="73"/>
              </w:numPr>
              <w:spacing w:line="360" w:lineRule="auto"/>
            </w:pPr>
            <w:r>
              <w:t xml:space="preserve">The </w:t>
            </w:r>
            <w:r w:rsidR="00ED5E32">
              <w:t xml:space="preserve">details </w:t>
            </w:r>
            <w:r>
              <w:t xml:space="preserve">gets updated in </w:t>
            </w:r>
            <w:r w:rsidR="00ED5E32">
              <w:t>database</w:t>
            </w:r>
            <w:r>
              <w:t>.</w:t>
            </w:r>
          </w:p>
        </w:tc>
      </w:tr>
      <w:tr w:rsidR="00ED5E32" w14:paraId="3C30D52F" w14:textId="77777777" w:rsidTr="00224A30">
        <w:tc>
          <w:tcPr>
            <w:tcW w:w="1413" w:type="dxa"/>
            <w:shd w:val="clear" w:color="auto" w:fill="FBE4D5" w:themeFill="accent2" w:themeFillTint="33"/>
          </w:tcPr>
          <w:p w14:paraId="6F77AF40" w14:textId="3674DDDC" w:rsidR="00ED5E32" w:rsidRPr="00082C07" w:rsidRDefault="00ED5E32" w:rsidP="00224A30">
            <w:pPr>
              <w:spacing w:line="360" w:lineRule="auto"/>
              <w:jc w:val="both"/>
              <w:rPr>
                <w:b/>
              </w:rPr>
            </w:pPr>
            <w:r w:rsidRPr="00082C07">
              <w:rPr>
                <w:b/>
              </w:rPr>
              <w:t>Functions</w:t>
            </w:r>
          </w:p>
        </w:tc>
        <w:tc>
          <w:tcPr>
            <w:tcW w:w="7937" w:type="dxa"/>
          </w:tcPr>
          <w:p w14:paraId="5D8B1851" w14:textId="78EE7C18" w:rsidR="00ED5E32" w:rsidRDefault="00172A34" w:rsidP="00224A30">
            <w:pPr>
              <w:spacing w:line="360" w:lineRule="auto"/>
              <w:jc w:val="both"/>
            </w:pPr>
            <w:r>
              <w:t>Login into the application</w:t>
            </w:r>
          </w:p>
        </w:tc>
      </w:tr>
      <w:tr w:rsidR="00ED5E32" w14:paraId="24C75C4F" w14:textId="77777777" w:rsidTr="00224A30">
        <w:tc>
          <w:tcPr>
            <w:tcW w:w="1413" w:type="dxa"/>
            <w:shd w:val="clear" w:color="auto" w:fill="FBE4D5" w:themeFill="accent2" w:themeFillTint="33"/>
          </w:tcPr>
          <w:p w14:paraId="386F4C48" w14:textId="77777777" w:rsidR="00ED5E32" w:rsidRPr="00082C07" w:rsidRDefault="00ED5E32" w:rsidP="00224A30">
            <w:pPr>
              <w:spacing w:line="360" w:lineRule="auto"/>
              <w:jc w:val="both"/>
              <w:rPr>
                <w:b/>
              </w:rPr>
            </w:pPr>
            <w:r>
              <w:rPr>
                <w:b/>
              </w:rPr>
              <w:t>Role</w:t>
            </w:r>
          </w:p>
        </w:tc>
        <w:tc>
          <w:tcPr>
            <w:tcW w:w="7937" w:type="dxa"/>
          </w:tcPr>
          <w:p w14:paraId="20CE48B0" w14:textId="6CBE6412" w:rsidR="00ED5E32" w:rsidRDefault="00ED5E32" w:rsidP="00172A34">
            <w:pPr>
              <w:spacing w:line="360" w:lineRule="auto"/>
              <w:jc w:val="both"/>
            </w:pPr>
            <w:r>
              <w:t xml:space="preserve">Admin / Authorized User will </w:t>
            </w:r>
            <w:r w:rsidR="00172A34">
              <w:t xml:space="preserve">able to access the login </w:t>
            </w:r>
          </w:p>
        </w:tc>
      </w:tr>
      <w:tr w:rsidR="00B51739" w14:paraId="3C5CEBE4" w14:textId="77777777" w:rsidTr="00224A30">
        <w:tc>
          <w:tcPr>
            <w:tcW w:w="1413" w:type="dxa"/>
            <w:shd w:val="clear" w:color="auto" w:fill="FBE4D5" w:themeFill="accent2" w:themeFillTint="33"/>
          </w:tcPr>
          <w:p w14:paraId="1CACE76B" w14:textId="08509E42" w:rsidR="00B51739" w:rsidRDefault="00B51739" w:rsidP="00224A30">
            <w:pPr>
              <w:spacing w:line="360" w:lineRule="auto"/>
              <w:jc w:val="both"/>
              <w:rPr>
                <w:b/>
              </w:rPr>
            </w:pPr>
            <w:r>
              <w:rPr>
                <w:b/>
              </w:rPr>
              <w:t>Sample Screen</w:t>
            </w:r>
          </w:p>
        </w:tc>
        <w:tc>
          <w:tcPr>
            <w:tcW w:w="7937" w:type="dxa"/>
          </w:tcPr>
          <w:p w14:paraId="3036AB78" w14:textId="3E5022C8" w:rsidR="00B51739" w:rsidRDefault="00E06760" w:rsidP="00172A34">
            <w:pPr>
              <w:spacing w:line="360" w:lineRule="auto"/>
              <w:jc w:val="both"/>
            </w:pPr>
            <w:r w:rsidRPr="00E06760">
              <w:rPr>
                <w:noProof/>
              </w:rPr>
              <w:drawing>
                <wp:inline distT="0" distB="0" distL="0" distR="0" wp14:anchorId="6283B1E9" wp14:editId="3A3C81E6">
                  <wp:extent cx="4895850" cy="2924175"/>
                  <wp:effectExtent l="0" t="0" r="0" b="9525"/>
                  <wp:docPr id="22" name="Picture 22" descr="C:\Users\USE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Pictur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5850" cy="2924175"/>
                          </a:xfrm>
                          <a:prstGeom prst="rect">
                            <a:avLst/>
                          </a:prstGeom>
                          <a:noFill/>
                          <a:ln>
                            <a:noFill/>
                          </a:ln>
                        </pic:spPr>
                      </pic:pic>
                    </a:graphicData>
                  </a:graphic>
                </wp:inline>
              </w:drawing>
            </w:r>
          </w:p>
        </w:tc>
      </w:tr>
    </w:tbl>
    <w:p w14:paraId="53F2118F" w14:textId="577EC289" w:rsidR="00ED5E32" w:rsidRDefault="00ED5E32" w:rsidP="00ED5E32">
      <w:pPr>
        <w:spacing w:before="120" w:line="360" w:lineRule="auto"/>
        <w:jc w:val="both"/>
      </w:pPr>
    </w:p>
    <w:p w14:paraId="08986F79" w14:textId="77777777" w:rsidR="00ED5E32" w:rsidRPr="00ED5E32" w:rsidRDefault="00ED5E32" w:rsidP="00ED5E32">
      <w:pPr>
        <w:spacing w:before="120" w:line="360" w:lineRule="auto"/>
        <w:jc w:val="both"/>
      </w:pPr>
    </w:p>
    <w:p w14:paraId="574969D6" w14:textId="1677723F" w:rsidR="007D1519" w:rsidRDefault="007D1519">
      <w:pPr>
        <w:rPr>
          <w:b/>
        </w:rPr>
      </w:pPr>
      <w:r>
        <w:rPr>
          <w:b/>
        </w:rPr>
        <w:br w:type="page"/>
      </w:r>
    </w:p>
    <w:p w14:paraId="59C2A978" w14:textId="77777777" w:rsidR="00874A69" w:rsidRDefault="00874A69" w:rsidP="00874A69">
      <w:pPr>
        <w:pStyle w:val="Heading2"/>
        <w:spacing w:line="360" w:lineRule="auto"/>
      </w:pPr>
      <w:bookmarkStart w:id="388" w:name="_Toc102058259"/>
      <w:bookmarkStart w:id="389" w:name="_Toc119582154"/>
      <w:r>
        <w:lastRenderedPageBreak/>
        <w:t>Masters</w:t>
      </w:r>
      <w:bookmarkEnd w:id="388"/>
      <w:bookmarkEnd w:id="389"/>
    </w:p>
    <w:p w14:paraId="5B790A04" w14:textId="5355B36F" w:rsidR="003556F9" w:rsidRDefault="00CE4C4F" w:rsidP="003556F9">
      <w:pPr>
        <w:pStyle w:val="Heading3"/>
      </w:pPr>
      <w:bookmarkStart w:id="390" w:name="_Toc119582155"/>
      <w:r>
        <w:t>Mould</w:t>
      </w:r>
      <w:r w:rsidR="003556F9">
        <w:t xml:space="preserve"> Master</w:t>
      </w:r>
      <w:bookmarkEnd w:id="390"/>
    </w:p>
    <w:p w14:paraId="19AE2404" w14:textId="2C65E675" w:rsidR="003556F9" w:rsidRPr="003556F9" w:rsidRDefault="003556F9" w:rsidP="003556F9">
      <w:pPr>
        <w:spacing w:line="360" w:lineRule="auto"/>
        <w:jc w:val="both"/>
      </w:pPr>
      <w:r w:rsidRPr="001F7295">
        <w:t xml:space="preserve">The </w:t>
      </w:r>
      <w:r>
        <w:t xml:space="preserve">module will be used to view </w:t>
      </w:r>
      <w:r w:rsidRPr="00525FA3">
        <w:t xml:space="preserve">the </w:t>
      </w:r>
      <w:r w:rsidR="00CE4C4F" w:rsidRPr="00525FA3">
        <w:t>Mould</w:t>
      </w:r>
      <w:r w:rsidRPr="00525FA3">
        <w:t xml:space="preserve"> ID </w:t>
      </w:r>
      <w:r>
        <w:t>details downloaded from Customer Site</w:t>
      </w:r>
    </w:p>
    <w:tbl>
      <w:tblPr>
        <w:tblStyle w:val="TableGrid11"/>
        <w:tblW w:w="0" w:type="auto"/>
        <w:tblLook w:val="04A0" w:firstRow="1" w:lastRow="0" w:firstColumn="1" w:lastColumn="0" w:noHBand="0" w:noVBand="1"/>
      </w:tblPr>
      <w:tblGrid>
        <w:gridCol w:w="1838"/>
        <w:gridCol w:w="7512"/>
      </w:tblGrid>
      <w:tr w:rsidR="003556F9" w:rsidRPr="001F7295" w14:paraId="1B31AE07" w14:textId="77777777" w:rsidTr="00F21A56">
        <w:tc>
          <w:tcPr>
            <w:tcW w:w="1838" w:type="dxa"/>
            <w:shd w:val="clear" w:color="auto" w:fill="FBE4D5" w:themeFill="accent2" w:themeFillTint="33"/>
          </w:tcPr>
          <w:p w14:paraId="5298C651" w14:textId="77777777" w:rsidR="003556F9" w:rsidRPr="001F7295" w:rsidRDefault="003556F9" w:rsidP="00F21A56">
            <w:pPr>
              <w:spacing w:line="360" w:lineRule="auto"/>
              <w:rPr>
                <w:b/>
              </w:rPr>
            </w:pPr>
            <w:r w:rsidRPr="001F7295">
              <w:rPr>
                <w:b/>
              </w:rPr>
              <w:t>Data Fields</w:t>
            </w:r>
          </w:p>
        </w:tc>
        <w:tc>
          <w:tcPr>
            <w:tcW w:w="7512" w:type="dxa"/>
          </w:tcPr>
          <w:p w14:paraId="46E779E2" w14:textId="77777777" w:rsidR="00E44717" w:rsidRPr="006E09A5" w:rsidRDefault="00E44717" w:rsidP="00E44717">
            <w:pPr>
              <w:pStyle w:val="ListParagraph"/>
              <w:numPr>
                <w:ilvl w:val="0"/>
                <w:numId w:val="33"/>
              </w:numPr>
              <w:spacing w:line="360" w:lineRule="auto"/>
            </w:pPr>
            <w:r w:rsidRPr="006E09A5">
              <w:t>Mould ID</w:t>
            </w:r>
          </w:p>
          <w:p w14:paraId="4A2C291A" w14:textId="7976CF0E" w:rsidR="00890E03" w:rsidRPr="001F7295" w:rsidRDefault="00CE4C4F" w:rsidP="00E44717">
            <w:pPr>
              <w:pStyle w:val="ListParagraph"/>
              <w:numPr>
                <w:ilvl w:val="0"/>
                <w:numId w:val="33"/>
              </w:numPr>
              <w:spacing w:line="360" w:lineRule="auto"/>
            </w:pPr>
            <w:r>
              <w:t>Mould</w:t>
            </w:r>
            <w:r w:rsidR="003556F9">
              <w:t xml:space="preserve"> </w:t>
            </w:r>
            <w:r w:rsidR="003600A3">
              <w:t>tag</w:t>
            </w:r>
          </w:p>
        </w:tc>
      </w:tr>
      <w:tr w:rsidR="003556F9" w:rsidRPr="001F7295" w14:paraId="7582A26C" w14:textId="77777777" w:rsidTr="00F21A56">
        <w:tc>
          <w:tcPr>
            <w:tcW w:w="1838" w:type="dxa"/>
            <w:shd w:val="clear" w:color="auto" w:fill="FBE4D5" w:themeFill="accent2" w:themeFillTint="33"/>
          </w:tcPr>
          <w:p w14:paraId="5BEE0561" w14:textId="77777777" w:rsidR="003556F9" w:rsidRPr="001F7295" w:rsidRDefault="003556F9" w:rsidP="00F21A56">
            <w:pPr>
              <w:spacing w:line="360" w:lineRule="auto"/>
              <w:rPr>
                <w:b/>
              </w:rPr>
            </w:pPr>
            <w:r w:rsidRPr="001F7295">
              <w:rPr>
                <w:b/>
              </w:rPr>
              <w:t>Process Steps</w:t>
            </w:r>
          </w:p>
        </w:tc>
        <w:tc>
          <w:tcPr>
            <w:tcW w:w="7512" w:type="dxa"/>
          </w:tcPr>
          <w:p w14:paraId="2F18E0CD" w14:textId="77777777" w:rsidR="00E44717" w:rsidRDefault="00E44717" w:rsidP="00E44717">
            <w:pPr>
              <w:pStyle w:val="ListParagraph"/>
              <w:numPr>
                <w:ilvl w:val="0"/>
                <w:numId w:val="32"/>
              </w:numPr>
              <w:spacing w:line="360" w:lineRule="auto"/>
            </w:pPr>
            <w:r>
              <w:t>Enter the Mould Id number</w:t>
            </w:r>
          </w:p>
          <w:p w14:paraId="6874E905" w14:textId="77777777" w:rsidR="00E44717" w:rsidRDefault="00E44717" w:rsidP="00E44717">
            <w:pPr>
              <w:pStyle w:val="ListParagraph"/>
              <w:numPr>
                <w:ilvl w:val="0"/>
                <w:numId w:val="32"/>
              </w:numPr>
              <w:spacing w:line="360" w:lineRule="auto"/>
            </w:pPr>
            <w:r>
              <w:t>Enter the Mould tag details</w:t>
            </w:r>
          </w:p>
          <w:p w14:paraId="681C48C5" w14:textId="77777777" w:rsidR="00E44717" w:rsidRDefault="00E44717" w:rsidP="00E44717">
            <w:pPr>
              <w:pStyle w:val="ListParagraph"/>
              <w:numPr>
                <w:ilvl w:val="0"/>
                <w:numId w:val="32"/>
              </w:numPr>
              <w:spacing w:line="360" w:lineRule="auto"/>
            </w:pPr>
            <w:r>
              <w:t xml:space="preserve">Moulding Master screen will be visible to authorized personnel only </w:t>
            </w:r>
          </w:p>
          <w:p w14:paraId="2020933F" w14:textId="77777777" w:rsidR="00E44717" w:rsidRDefault="00E44717" w:rsidP="00E44717">
            <w:pPr>
              <w:pStyle w:val="ListParagraph"/>
              <w:numPr>
                <w:ilvl w:val="0"/>
                <w:numId w:val="32"/>
              </w:numPr>
              <w:spacing w:line="360" w:lineRule="auto"/>
            </w:pPr>
            <w:r>
              <w:t xml:space="preserve">BCI application will download Moulding details from Customer database. </w:t>
            </w:r>
          </w:p>
          <w:p w14:paraId="30422B44" w14:textId="1CBD9E06" w:rsidR="003556F9" w:rsidRPr="001F7295" w:rsidRDefault="00E44717" w:rsidP="00E44717">
            <w:pPr>
              <w:pStyle w:val="ListParagraph"/>
              <w:numPr>
                <w:ilvl w:val="0"/>
                <w:numId w:val="32"/>
              </w:numPr>
              <w:spacing w:line="360" w:lineRule="auto"/>
            </w:pPr>
            <w:r>
              <w:t>Save the details in database.</w:t>
            </w:r>
          </w:p>
        </w:tc>
      </w:tr>
      <w:tr w:rsidR="003556F9" w:rsidRPr="001F7295" w14:paraId="3E713FEC" w14:textId="77777777" w:rsidTr="00F21A56">
        <w:tc>
          <w:tcPr>
            <w:tcW w:w="1838" w:type="dxa"/>
            <w:shd w:val="clear" w:color="auto" w:fill="FBE4D5" w:themeFill="accent2" w:themeFillTint="33"/>
          </w:tcPr>
          <w:p w14:paraId="2F9DF775" w14:textId="77777777" w:rsidR="003556F9" w:rsidRPr="001F7295" w:rsidRDefault="003556F9" w:rsidP="00F21A56">
            <w:pPr>
              <w:spacing w:line="360" w:lineRule="auto"/>
              <w:rPr>
                <w:b/>
              </w:rPr>
            </w:pPr>
            <w:r w:rsidRPr="00082C07">
              <w:rPr>
                <w:b/>
              </w:rPr>
              <w:t>Functions</w:t>
            </w:r>
          </w:p>
        </w:tc>
        <w:tc>
          <w:tcPr>
            <w:tcW w:w="7512" w:type="dxa"/>
          </w:tcPr>
          <w:p w14:paraId="5A2AFE79" w14:textId="57DB64A0" w:rsidR="003556F9" w:rsidRDefault="003556F9" w:rsidP="00AC128D">
            <w:pPr>
              <w:spacing w:line="360" w:lineRule="auto"/>
            </w:pPr>
            <w:r>
              <w:t xml:space="preserve">View details of the </w:t>
            </w:r>
            <w:r w:rsidR="00CE4C4F">
              <w:t>Mould</w:t>
            </w:r>
            <w:r w:rsidR="00AC128D">
              <w:t xml:space="preserve">ing Material and </w:t>
            </w:r>
            <w:r w:rsidR="00CE4C4F">
              <w:t>Mould</w:t>
            </w:r>
            <w:r w:rsidR="00AC128D">
              <w:t xml:space="preserve"> Id.</w:t>
            </w:r>
          </w:p>
        </w:tc>
      </w:tr>
      <w:tr w:rsidR="000D018D" w:rsidRPr="001F7295" w14:paraId="5C3A1552" w14:textId="77777777" w:rsidTr="00F21A56">
        <w:tc>
          <w:tcPr>
            <w:tcW w:w="1838" w:type="dxa"/>
            <w:shd w:val="clear" w:color="auto" w:fill="FBE4D5" w:themeFill="accent2" w:themeFillTint="33"/>
          </w:tcPr>
          <w:p w14:paraId="0575594D" w14:textId="67D9103F" w:rsidR="000D018D" w:rsidRPr="00082C07" w:rsidRDefault="00162F77" w:rsidP="00F21A56">
            <w:pPr>
              <w:spacing w:line="360" w:lineRule="auto"/>
              <w:rPr>
                <w:b/>
              </w:rPr>
            </w:pPr>
            <w:r>
              <w:rPr>
                <w:b/>
              </w:rPr>
              <w:t xml:space="preserve">Sample </w:t>
            </w:r>
            <w:r w:rsidR="000D018D">
              <w:rPr>
                <w:b/>
              </w:rPr>
              <w:t>Screens</w:t>
            </w:r>
          </w:p>
        </w:tc>
        <w:tc>
          <w:tcPr>
            <w:tcW w:w="7512" w:type="dxa"/>
          </w:tcPr>
          <w:p w14:paraId="01EF8125" w14:textId="2BFEFE05" w:rsidR="000D018D" w:rsidRDefault="00E06760" w:rsidP="00AC128D">
            <w:pPr>
              <w:spacing w:line="360" w:lineRule="auto"/>
            </w:pPr>
            <w:r>
              <w:object w:dxaOrig="6885" w:dyaOrig="4485" w14:anchorId="4A90B1BA">
                <v:shape id="_x0000_i1026" type="#_x0000_t75" style="width:344.25pt;height:224.25pt" o:ole="">
                  <v:imagedata r:id="rId19" o:title=""/>
                </v:shape>
                <o:OLEObject Type="Embed" ProgID="PBrush" ShapeID="_x0000_i1026" DrawAspect="Content" ObjectID="_1730800697" r:id="rId20"/>
              </w:object>
            </w:r>
          </w:p>
        </w:tc>
      </w:tr>
    </w:tbl>
    <w:p w14:paraId="19F284BB" w14:textId="347ED3D8" w:rsidR="003556F9" w:rsidRDefault="003556F9" w:rsidP="003556F9"/>
    <w:p w14:paraId="3AE298B7" w14:textId="220968F8" w:rsidR="00D53361" w:rsidRDefault="00D53361">
      <w:r>
        <w:br w:type="page"/>
      </w:r>
    </w:p>
    <w:p w14:paraId="611E3EF4" w14:textId="77777777" w:rsidR="00D133D7" w:rsidRDefault="00D133D7" w:rsidP="00D133D7">
      <w:pPr>
        <w:pStyle w:val="Heading3"/>
        <w:spacing w:before="0" w:line="360" w:lineRule="auto"/>
        <w:jc w:val="both"/>
      </w:pPr>
      <w:bookmarkStart w:id="391" w:name="_Toc102058260"/>
      <w:bookmarkStart w:id="392" w:name="_Toc119582156"/>
      <w:r>
        <w:lastRenderedPageBreak/>
        <w:t>Segment Master</w:t>
      </w:r>
      <w:bookmarkEnd w:id="391"/>
      <w:bookmarkEnd w:id="392"/>
    </w:p>
    <w:p w14:paraId="6061EE74" w14:textId="77777777" w:rsidR="00D133D7" w:rsidRDefault="00D133D7" w:rsidP="00D133D7">
      <w:pPr>
        <w:pStyle w:val="CommentText"/>
        <w:spacing w:line="360" w:lineRule="auto"/>
        <w:jc w:val="both"/>
      </w:pPr>
      <w:r w:rsidRPr="001F7295">
        <w:t xml:space="preserve">The </w:t>
      </w:r>
      <w:r>
        <w:t>module will be used to view the Segment details downloaded from Customer Site.</w:t>
      </w:r>
    </w:p>
    <w:tbl>
      <w:tblPr>
        <w:tblStyle w:val="TableGrid11"/>
        <w:tblW w:w="0" w:type="auto"/>
        <w:tblLook w:val="04A0" w:firstRow="1" w:lastRow="0" w:firstColumn="1" w:lastColumn="0" w:noHBand="0" w:noVBand="1"/>
      </w:tblPr>
      <w:tblGrid>
        <w:gridCol w:w="1634"/>
        <w:gridCol w:w="7716"/>
      </w:tblGrid>
      <w:tr w:rsidR="00D133D7" w:rsidRPr="001F7295" w14:paraId="23F67E2F" w14:textId="77777777" w:rsidTr="00F21A56">
        <w:tc>
          <w:tcPr>
            <w:tcW w:w="1838" w:type="dxa"/>
            <w:shd w:val="clear" w:color="auto" w:fill="FBE4D5" w:themeFill="accent2" w:themeFillTint="33"/>
          </w:tcPr>
          <w:p w14:paraId="2805D3D9" w14:textId="77777777" w:rsidR="00D133D7" w:rsidRPr="001F7295" w:rsidRDefault="00D133D7" w:rsidP="00F21A56">
            <w:pPr>
              <w:spacing w:line="360" w:lineRule="auto"/>
              <w:rPr>
                <w:b/>
              </w:rPr>
            </w:pPr>
            <w:r w:rsidRPr="001F7295">
              <w:rPr>
                <w:b/>
              </w:rPr>
              <w:t>Data Fields</w:t>
            </w:r>
          </w:p>
        </w:tc>
        <w:tc>
          <w:tcPr>
            <w:tcW w:w="7512" w:type="dxa"/>
          </w:tcPr>
          <w:p w14:paraId="029D0167" w14:textId="77777777" w:rsidR="00D133D7" w:rsidRDefault="00D133D7" w:rsidP="00DD529A">
            <w:pPr>
              <w:pStyle w:val="ListParagraph"/>
              <w:numPr>
                <w:ilvl w:val="0"/>
                <w:numId w:val="64"/>
              </w:numPr>
              <w:spacing w:line="360" w:lineRule="auto"/>
            </w:pPr>
            <w:r>
              <w:t>RFI Number</w:t>
            </w:r>
          </w:p>
          <w:p w14:paraId="5C4B9087" w14:textId="77777777" w:rsidR="00D133D7" w:rsidRDefault="00D133D7" w:rsidP="00DD529A">
            <w:pPr>
              <w:pStyle w:val="ListParagraph"/>
              <w:numPr>
                <w:ilvl w:val="0"/>
                <w:numId w:val="64"/>
              </w:numPr>
              <w:spacing w:line="360" w:lineRule="auto"/>
            </w:pPr>
            <w:r>
              <w:t>Ring Number</w:t>
            </w:r>
          </w:p>
          <w:p w14:paraId="59F46927" w14:textId="00FC8942" w:rsidR="00D133D7" w:rsidRDefault="00CE4C4F" w:rsidP="00DD529A">
            <w:pPr>
              <w:pStyle w:val="ListParagraph"/>
              <w:numPr>
                <w:ilvl w:val="0"/>
                <w:numId w:val="64"/>
              </w:numPr>
              <w:spacing w:line="360" w:lineRule="auto"/>
            </w:pPr>
            <w:r>
              <w:t>Mould</w:t>
            </w:r>
            <w:r w:rsidR="00D133D7">
              <w:t xml:space="preserve"> ID</w:t>
            </w:r>
          </w:p>
          <w:p w14:paraId="1072F368" w14:textId="77777777" w:rsidR="00D133D7" w:rsidRDefault="00D133D7" w:rsidP="00DD529A">
            <w:pPr>
              <w:pStyle w:val="ListParagraph"/>
              <w:numPr>
                <w:ilvl w:val="0"/>
                <w:numId w:val="64"/>
              </w:numPr>
              <w:spacing w:line="360" w:lineRule="auto"/>
            </w:pPr>
            <w:r>
              <w:t>Segment Type</w:t>
            </w:r>
          </w:p>
          <w:p w14:paraId="24F0A863" w14:textId="77777777" w:rsidR="00D133D7" w:rsidRDefault="00D133D7" w:rsidP="00DD529A">
            <w:pPr>
              <w:pStyle w:val="ListParagraph"/>
              <w:numPr>
                <w:ilvl w:val="0"/>
                <w:numId w:val="64"/>
              </w:numPr>
              <w:spacing w:line="360" w:lineRule="auto"/>
            </w:pPr>
            <w:r>
              <w:t>RFID TAG ID</w:t>
            </w:r>
          </w:p>
          <w:p w14:paraId="3F789C01" w14:textId="77777777" w:rsidR="00D133D7" w:rsidRDefault="00D133D7" w:rsidP="00DD529A">
            <w:pPr>
              <w:pStyle w:val="ListParagraph"/>
              <w:numPr>
                <w:ilvl w:val="0"/>
                <w:numId w:val="64"/>
              </w:numPr>
              <w:spacing w:line="360" w:lineRule="auto"/>
            </w:pPr>
            <w:r>
              <w:t>Casting Yard Report Link</w:t>
            </w:r>
          </w:p>
          <w:p w14:paraId="1105BB7E" w14:textId="77777777" w:rsidR="00D133D7" w:rsidRPr="001F7295" w:rsidRDefault="00D133D7" w:rsidP="00DD529A">
            <w:pPr>
              <w:pStyle w:val="ListParagraph"/>
              <w:numPr>
                <w:ilvl w:val="0"/>
                <w:numId w:val="64"/>
              </w:numPr>
              <w:spacing w:line="360" w:lineRule="auto"/>
            </w:pPr>
            <w:r>
              <w:t>Erection Report at Site</w:t>
            </w:r>
          </w:p>
        </w:tc>
      </w:tr>
      <w:tr w:rsidR="00D133D7" w:rsidRPr="001F7295" w14:paraId="6CD838D5" w14:textId="77777777" w:rsidTr="00F21A56">
        <w:tc>
          <w:tcPr>
            <w:tcW w:w="1838" w:type="dxa"/>
            <w:shd w:val="clear" w:color="auto" w:fill="FBE4D5" w:themeFill="accent2" w:themeFillTint="33"/>
          </w:tcPr>
          <w:p w14:paraId="42538766" w14:textId="77777777" w:rsidR="00D133D7" w:rsidRPr="001F7295" w:rsidRDefault="00D133D7" w:rsidP="00F21A56">
            <w:pPr>
              <w:spacing w:line="360" w:lineRule="auto"/>
              <w:rPr>
                <w:b/>
              </w:rPr>
            </w:pPr>
            <w:r w:rsidRPr="001F7295">
              <w:rPr>
                <w:b/>
              </w:rPr>
              <w:t>Process Steps</w:t>
            </w:r>
          </w:p>
        </w:tc>
        <w:tc>
          <w:tcPr>
            <w:tcW w:w="7512" w:type="dxa"/>
          </w:tcPr>
          <w:p w14:paraId="197E21FC" w14:textId="77777777" w:rsidR="00D133D7" w:rsidRDefault="00D133D7" w:rsidP="00DD529A">
            <w:pPr>
              <w:pStyle w:val="ListParagraph"/>
              <w:numPr>
                <w:ilvl w:val="0"/>
                <w:numId w:val="65"/>
              </w:numPr>
              <w:spacing w:line="360" w:lineRule="auto"/>
            </w:pPr>
            <w:r>
              <w:t xml:space="preserve">Segment Master screen will be visible to authorized personnel only </w:t>
            </w:r>
          </w:p>
          <w:p w14:paraId="16EA706E" w14:textId="77777777" w:rsidR="00D133D7" w:rsidRPr="008F63D6" w:rsidRDefault="00D133D7" w:rsidP="00DD529A">
            <w:pPr>
              <w:pStyle w:val="ListParagraph"/>
              <w:numPr>
                <w:ilvl w:val="0"/>
                <w:numId w:val="65"/>
              </w:numPr>
              <w:spacing w:line="360" w:lineRule="auto"/>
            </w:pPr>
            <w:r>
              <w:t>BCI application will download Segment details</w:t>
            </w:r>
            <w:r w:rsidRPr="008F63D6">
              <w:t xml:space="preserve"> from </w:t>
            </w:r>
            <w:r>
              <w:t>Customer database.</w:t>
            </w:r>
            <w:r w:rsidRPr="008F63D6">
              <w:t xml:space="preserve"> </w:t>
            </w:r>
          </w:p>
          <w:p w14:paraId="3AE7E20F" w14:textId="39C80FB9" w:rsidR="00D133D7" w:rsidRPr="001F7295" w:rsidRDefault="00D133D7" w:rsidP="00DD529A">
            <w:pPr>
              <w:pStyle w:val="ListParagraph"/>
              <w:numPr>
                <w:ilvl w:val="0"/>
                <w:numId w:val="65"/>
              </w:numPr>
              <w:spacing w:line="360" w:lineRule="auto"/>
            </w:pPr>
            <w:r>
              <w:t xml:space="preserve">Downloaded RFI details such as RFI Number, Ring Number, </w:t>
            </w:r>
            <w:r w:rsidR="00CE4C4F">
              <w:t>Mould</w:t>
            </w:r>
            <w:r>
              <w:t xml:space="preserve"> ID, </w:t>
            </w:r>
            <w:proofErr w:type="gramStart"/>
            <w:r>
              <w:t>Segment</w:t>
            </w:r>
            <w:proofErr w:type="gramEnd"/>
            <w:r>
              <w:t xml:space="preserve"> type, RFID TAG ID, Casting Yard Report Link and Erection Report will get displayed in data grid on screen.</w:t>
            </w:r>
          </w:p>
        </w:tc>
      </w:tr>
      <w:tr w:rsidR="00D133D7" w:rsidRPr="001F7295" w14:paraId="10853B0E" w14:textId="77777777" w:rsidTr="00F21A56">
        <w:tc>
          <w:tcPr>
            <w:tcW w:w="1838" w:type="dxa"/>
            <w:shd w:val="clear" w:color="auto" w:fill="FBE4D5" w:themeFill="accent2" w:themeFillTint="33"/>
          </w:tcPr>
          <w:p w14:paraId="3E0925FC" w14:textId="77777777" w:rsidR="00D133D7" w:rsidRPr="001F7295" w:rsidRDefault="00D133D7" w:rsidP="00F21A56">
            <w:pPr>
              <w:spacing w:line="360" w:lineRule="auto"/>
              <w:rPr>
                <w:b/>
              </w:rPr>
            </w:pPr>
            <w:r w:rsidRPr="00082C07">
              <w:rPr>
                <w:b/>
              </w:rPr>
              <w:t>Functions</w:t>
            </w:r>
          </w:p>
        </w:tc>
        <w:tc>
          <w:tcPr>
            <w:tcW w:w="7512" w:type="dxa"/>
          </w:tcPr>
          <w:p w14:paraId="00030FE4" w14:textId="77777777" w:rsidR="00D133D7" w:rsidRDefault="00D133D7" w:rsidP="00F21A56">
            <w:pPr>
              <w:spacing w:line="360" w:lineRule="auto"/>
            </w:pPr>
            <w:r>
              <w:t>View details of the RFI Segment and UHD RFID tags.</w:t>
            </w:r>
          </w:p>
        </w:tc>
      </w:tr>
      <w:tr w:rsidR="003B11A9" w:rsidRPr="001F7295" w14:paraId="5E8F7AD7" w14:textId="77777777" w:rsidTr="00F21A56">
        <w:tc>
          <w:tcPr>
            <w:tcW w:w="1838" w:type="dxa"/>
            <w:shd w:val="clear" w:color="auto" w:fill="FBE4D5" w:themeFill="accent2" w:themeFillTint="33"/>
          </w:tcPr>
          <w:p w14:paraId="79EAD5C8" w14:textId="260249F7" w:rsidR="003B11A9" w:rsidRPr="00082C07" w:rsidRDefault="003B11A9" w:rsidP="00F21A56">
            <w:pPr>
              <w:spacing w:line="360" w:lineRule="auto"/>
              <w:rPr>
                <w:b/>
              </w:rPr>
            </w:pPr>
            <w:r>
              <w:rPr>
                <w:b/>
              </w:rPr>
              <w:t>Sample Screen</w:t>
            </w:r>
          </w:p>
        </w:tc>
        <w:tc>
          <w:tcPr>
            <w:tcW w:w="7512" w:type="dxa"/>
          </w:tcPr>
          <w:p w14:paraId="41185C08" w14:textId="0DDD0CC1" w:rsidR="003B11A9" w:rsidRDefault="00E44717" w:rsidP="00F21A56">
            <w:pPr>
              <w:spacing w:line="360" w:lineRule="auto"/>
            </w:pPr>
            <w:r>
              <w:rPr>
                <w:noProof/>
              </w:rPr>
              <w:drawing>
                <wp:anchor distT="0" distB="0" distL="114300" distR="114300" simplePos="0" relativeHeight="253123584" behindDoc="1" locked="0" layoutInCell="1" allowOverlap="1" wp14:anchorId="253CFCB9" wp14:editId="28BA33CD">
                  <wp:simplePos x="0" y="0"/>
                  <wp:positionH relativeFrom="column">
                    <wp:posOffset>3810</wp:posOffset>
                  </wp:positionH>
                  <wp:positionV relativeFrom="paragraph">
                    <wp:posOffset>104002</wp:posOffset>
                  </wp:positionV>
                  <wp:extent cx="4755515" cy="2627630"/>
                  <wp:effectExtent l="0" t="0" r="6985" b="1270"/>
                  <wp:wrapTight wrapText="bothSides">
                    <wp:wrapPolygon edited="0">
                      <wp:start x="0" y="0"/>
                      <wp:lineTo x="0" y="21454"/>
                      <wp:lineTo x="21545" y="21454"/>
                      <wp:lineTo x="2154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5515" cy="2627630"/>
                          </a:xfrm>
                          <a:prstGeom prst="rect">
                            <a:avLst/>
                          </a:prstGeom>
                          <a:noFill/>
                        </pic:spPr>
                      </pic:pic>
                    </a:graphicData>
                  </a:graphic>
                </wp:anchor>
              </w:drawing>
            </w:r>
          </w:p>
        </w:tc>
      </w:tr>
    </w:tbl>
    <w:p w14:paraId="1BDBFA4E" w14:textId="27E3124F" w:rsidR="00D53361" w:rsidRDefault="00D53361" w:rsidP="00D133D7"/>
    <w:p w14:paraId="4D4234FE" w14:textId="77777777" w:rsidR="00D53361" w:rsidRDefault="00D53361">
      <w:r>
        <w:br w:type="page"/>
      </w:r>
    </w:p>
    <w:p w14:paraId="1F81A325" w14:textId="2E9FE908" w:rsidR="00874A69" w:rsidRDefault="00E44717" w:rsidP="00874A69">
      <w:pPr>
        <w:pStyle w:val="Heading3"/>
        <w:spacing w:line="360" w:lineRule="auto"/>
      </w:pPr>
      <w:bookmarkStart w:id="393" w:name="_Toc119582157"/>
      <w:r>
        <w:lastRenderedPageBreak/>
        <w:t xml:space="preserve">Yard </w:t>
      </w:r>
      <w:r w:rsidR="00874A69">
        <w:t>Location Master</w:t>
      </w:r>
      <w:bookmarkEnd w:id="393"/>
    </w:p>
    <w:p w14:paraId="3C295FA9" w14:textId="640A94A7" w:rsidR="00874A69" w:rsidRDefault="00FC67CE" w:rsidP="00FC67CE">
      <w:pPr>
        <w:spacing w:line="360" w:lineRule="auto"/>
        <w:jc w:val="both"/>
      </w:pPr>
      <w:r>
        <w:t xml:space="preserve">This module will be used to save Location details in database and provide identification to them by unique </w:t>
      </w:r>
      <w:r w:rsidR="00C53A0F">
        <w:t>RFID tag</w:t>
      </w:r>
      <w:r>
        <w:t>.</w:t>
      </w:r>
    </w:p>
    <w:tbl>
      <w:tblPr>
        <w:tblStyle w:val="TableGrid11"/>
        <w:tblW w:w="0" w:type="auto"/>
        <w:tblLook w:val="04A0" w:firstRow="1" w:lastRow="0" w:firstColumn="1" w:lastColumn="0" w:noHBand="0" w:noVBand="1"/>
      </w:tblPr>
      <w:tblGrid>
        <w:gridCol w:w="1838"/>
        <w:gridCol w:w="7512"/>
      </w:tblGrid>
      <w:tr w:rsidR="00874A69" w:rsidRPr="001F7295" w14:paraId="7B924D18" w14:textId="77777777" w:rsidTr="000F57B8">
        <w:tc>
          <w:tcPr>
            <w:tcW w:w="1838" w:type="dxa"/>
            <w:shd w:val="clear" w:color="auto" w:fill="FBE4D5" w:themeFill="accent2" w:themeFillTint="33"/>
          </w:tcPr>
          <w:p w14:paraId="1A47B45B" w14:textId="77777777" w:rsidR="00874A69" w:rsidRPr="001F7295" w:rsidRDefault="00874A69" w:rsidP="000F57B8">
            <w:pPr>
              <w:spacing w:line="360" w:lineRule="auto"/>
              <w:rPr>
                <w:b/>
              </w:rPr>
            </w:pPr>
            <w:r w:rsidRPr="001F7295">
              <w:rPr>
                <w:b/>
              </w:rPr>
              <w:t>Data Fields</w:t>
            </w:r>
          </w:p>
        </w:tc>
        <w:tc>
          <w:tcPr>
            <w:tcW w:w="7512" w:type="dxa"/>
          </w:tcPr>
          <w:p w14:paraId="4BDED85B" w14:textId="45657370" w:rsidR="00874A69" w:rsidRPr="003F59DC" w:rsidRDefault="00F21A56" w:rsidP="00DD529A">
            <w:pPr>
              <w:pStyle w:val="ListParagraph"/>
              <w:numPr>
                <w:ilvl w:val="0"/>
                <w:numId w:val="34"/>
              </w:numPr>
              <w:spacing w:line="360" w:lineRule="auto"/>
              <w:rPr>
                <w:rFonts w:cstheme="minorHAnsi"/>
              </w:rPr>
            </w:pPr>
            <w:r>
              <w:rPr>
                <w:rFonts w:cstheme="minorHAnsi"/>
                <w:szCs w:val="20"/>
                <w:lang w:val="en-IN"/>
              </w:rPr>
              <w:t>Yard Code</w:t>
            </w:r>
          </w:p>
          <w:p w14:paraId="7A898BA7" w14:textId="59935E5E" w:rsidR="00CA079B" w:rsidRPr="00CA079B" w:rsidRDefault="00F21A56" w:rsidP="00CA079B">
            <w:pPr>
              <w:pStyle w:val="ListParagraph"/>
              <w:numPr>
                <w:ilvl w:val="0"/>
                <w:numId w:val="34"/>
              </w:numPr>
              <w:spacing w:line="360" w:lineRule="auto"/>
              <w:rPr>
                <w:rFonts w:cstheme="minorHAnsi"/>
              </w:rPr>
            </w:pPr>
            <w:r>
              <w:rPr>
                <w:rFonts w:cstheme="minorHAnsi"/>
                <w:szCs w:val="20"/>
                <w:lang w:val="en-IN"/>
              </w:rPr>
              <w:t>Bay ID</w:t>
            </w:r>
          </w:p>
          <w:p w14:paraId="4CA5469A" w14:textId="154B9AAC" w:rsidR="00CA079B" w:rsidRPr="001F7295" w:rsidRDefault="00874A69" w:rsidP="00EA0794">
            <w:pPr>
              <w:pStyle w:val="ListParagraph"/>
              <w:numPr>
                <w:ilvl w:val="0"/>
                <w:numId w:val="34"/>
              </w:numPr>
              <w:spacing w:line="360" w:lineRule="auto"/>
            </w:pPr>
            <w:r w:rsidRPr="003F59DC">
              <w:rPr>
                <w:rFonts w:cstheme="minorHAnsi"/>
                <w:szCs w:val="20"/>
                <w:lang w:val="en-IN"/>
              </w:rPr>
              <w:t>Location Type</w:t>
            </w:r>
            <w:r>
              <w:rPr>
                <w:rFonts w:cstheme="minorHAnsi"/>
                <w:szCs w:val="20"/>
                <w:lang w:val="en-IN"/>
              </w:rPr>
              <w:t>- Accepted, Rejected</w:t>
            </w:r>
          </w:p>
        </w:tc>
      </w:tr>
      <w:tr w:rsidR="00874A69" w:rsidRPr="001F7295" w14:paraId="164E4A7D" w14:textId="77777777" w:rsidTr="000F57B8">
        <w:tc>
          <w:tcPr>
            <w:tcW w:w="1838" w:type="dxa"/>
            <w:shd w:val="clear" w:color="auto" w:fill="FBE4D5" w:themeFill="accent2" w:themeFillTint="33"/>
          </w:tcPr>
          <w:p w14:paraId="638FF045" w14:textId="77777777" w:rsidR="00874A69" w:rsidRPr="001F7295" w:rsidRDefault="00874A69" w:rsidP="000F57B8">
            <w:pPr>
              <w:spacing w:line="360" w:lineRule="auto"/>
              <w:rPr>
                <w:b/>
              </w:rPr>
            </w:pPr>
            <w:r w:rsidRPr="001F7295">
              <w:rPr>
                <w:b/>
              </w:rPr>
              <w:t>Process Steps</w:t>
            </w:r>
          </w:p>
        </w:tc>
        <w:tc>
          <w:tcPr>
            <w:tcW w:w="7512" w:type="dxa"/>
          </w:tcPr>
          <w:p w14:paraId="24016687" w14:textId="0738F80A" w:rsidR="00874A69" w:rsidRDefault="00874A69" w:rsidP="00820770">
            <w:pPr>
              <w:pStyle w:val="ListParagraph"/>
              <w:numPr>
                <w:ilvl w:val="0"/>
                <w:numId w:val="36"/>
              </w:numPr>
              <w:spacing w:line="360" w:lineRule="auto"/>
            </w:pPr>
            <w:r>
              <w:t xml:space="preserve">Enter </w:t>
            </w:r>
            <w:r w:rsidR="00F21A56">
              <w:t>Yard</w:t>
            </w:r>
            <w:r>
              <w:t xml:space="preserve"> Location Code and Name.</w:t>
            </w:r>
          </w:p>
          <w:p w14:paraId="5CEDFC4C" w14:textId="499B616A" w:rsidR="00F21A56" w:rsidRDefault="00F21A56" w:rsidP="00820770">
            <w:pPr>
              <w:pStyle w:val="ListParagraph"/>
              <w:numPr>
                <w:ilvl w:val="0"/>
                <w:numId w:val="36"/>
              </w:numPr>
              <w:spacing w:line="360" w:lineRule="auto"/>
            </w:pPr>
            <w:r>
              <w:t xml:space="preserve">Select Bay ID </w:t>
            </w:r>
          </w:p>
          <w:p w14:paraId="64C70C40" w14:textId="3BFEFC57" w:rsidR="00874A69" w:rsidRDefault="00874A69" w:rsidP="00820770">
            <w:pPr>
              <w:pStyle w:val="ListParagraph"/>
              <w:numPr>
                <w:ilvl w:val="0"/>
                <w:numId w:val="36"/>
              </w:numPr>
              <w:spacing w:line="360" w:lineRule="auto"/>
            </w:pPr>
            <w:r>
              <w:t xml:space="preserve">Select </w:t>
            </w:r>
            <w:r w:rsidR="00820770">
              <w:t xml:space="preserve">the </w:t>
            </w:r>
            <w:r>
              <w:t>Location Type i.e. Accepted or Rejected.</w:t>
            </w:r>
          </w:p>
          <w:p w14:paraId="3172A5C5" w14:textId="3730ECB2" w:rsidR="00874A69" w:rsidRPr="001F7295" w:rsidRDefault="00874A69" w:rsidP="00E44717">
            <w:pPr>
              <w:pStyle w:val="ListParagraph"/>
              <w:numPr>
                <w:ilvl w:val="0"/>
                <w:numId w:val="36"/>
              </w:numPr>
              <w:spacing w:line="360" w:lineRule="auto"/>
            </w:pPr>
            <w:r>
              <w:t>Save the details in database.</w:t>
            </w:r>
          </w:p>
        </w:tc>
      </w:tr>
      <w:tr w:rsidR="00B96BA9" w:rsidRPr="001F7295" w14:paraId="109098CB" w14:textId="77777777" w:rsidTr="000F57B8">
        <w:tc>
          <w:tcPr>
            <w:tcW w:w="1838" w:type="dxa"/>
            <w:shd w:val="clear" w:color="auto" w:fill="FBE4D5" w:themeFill="accent2" w:themeFillTint="33"/>
          </w:tcPr>
          <w:p w14:paraId="5F2100A3" w14:textId="10D5879C" w:rsidR="00B96BA9" w:rsidRPr="001F7295" w:rsidRDefault="00B96BA9" w:rsidP="00B96BA9">
            <w:pPr>
              <w:spacing w:line="360" w:lineRule="auto"/>
              <w:rPr>
                <w:b/>
              </w:rPr>
            </w:pPr>
            <w:r w:rsidRPr="00082C07">
              <w:rPr>
                <w:b/>
              </w:rPr>
              <w:t>Functions</w:t>
            </w:r>
          </w:p>
        </w:tc>
        <w:tc>
          <w:tcPr>
            <w:tcW w:w="7512" w:type="dxa"/>
          </w:tcPr>
          <w:p w14:paraId="102257D7" w14:textId="6AC034F3" w:rsidR="00B96BA9" w:rsidRDefault="00B96BA9" w:rsidP="00E55F32">
            <w:pPr>
              <w:pStyle w:val="ListParagraph"/>
              <w:numPr>
                <w:ilvl w:val="0"/>
                <w:numId w:val="71"/>
              </w:numPr>
              <w:spacing w:line="360" w:lineRule="auto"/>
            </w:pPr>
            <w:r>
              <w:t>Add, edit/update and Delete Storage Location details as per requirement.</w:t>
            </w:r>
          </w:p>
        </w:tc>
      </w:tr>
      <w:tr w:rsidR="00D53361" w:rsidRPr="001F7295" w14:paraId="38BF216A" w14:textId="77777777" w:rsidTr="000F57B8">
        <w:tc>
          <w:tcPr>
            <w:tcW w:w="1838" w:type="dxa"/>
            <w:shd w:val="clear" w:color="auto" w:fill="FBE4D5" w:themeFill="accent2" w:themeFillTint="33"/>
          </w:tcPr>
          <w:p w14:paraId="0F6F8DA6" w14:textId="6A61B1CD" w:rsidR="00D53361" w:rsidRPr="00082C07" w:rsidRDefault="00D53361" w:rsidP="00B96BA9">
            <w:pPr>
              <w:spacing w:line="360" w:lineRule="auto"/>
              <w:rPr>
                <w:b/>
              </w:rPr>
            </w:pPr>
            <w:r>
              <w:rPr>
                <w:b/>
              </w:rPr>
              <w:t>Sample Screen</w:t>
            </w:r>
          </w:p>
        </w:tc>
        <w:tc>
          <w:tcPr>
            <w:tcW w:w="7512" w:type="dxa"/>
          </w:tcPr>
          <w:p w14:paraId="4599CFA1" w14:textId="122287CC" w:rsidR="00D53361" w:rsidRDefault="00E44717" w:rsidP="00D53361">
            <w:pPr>
              <w:spacing w:line="360" w:lineRule="auto"/>
            </w:pPr>
            <w:r>
              <w:rPr>
                <w:noProof/>
              </w:rPr>
              <w:drawing>
                <wp:anchor distT="0" distB="0" distL="114300" distR="114300" simplePos="0" relativeHeight="253094912" behindDoc="1" locked="0" layoutInCell="1" allowOverlap="1" wp14:anchorId="51C053F5" wp14:editId="1FB268CF">
                  <wp:simplePos x="0" y="0"/>
                  <wp:positionH relativeFrom="column">
                    <wp:posOffset>5080</wp:posOffset>
                  </wp:positionH>
                  <wp:positionV relativeFrom="paragraph">
                    <wp:posOffset>75063</wp:posOffset>
                  </wp:positionV>
                  <wp:extent cx="4584700" cy="1889760"/>
                  <wp:effectExtent l="0" t="0" r="6350" b="0"/>
                  <wp:wrapTight wrapText="bothSides">
                    <wp:wrapPolygon edited="0">
                      <wp:start x="0" y="0"/>
                      <wp:lineTo x="0" y="21339"/>
                      <wp:lineTo x="21540" y="21339"/>
                      <wp:lineTo x="2154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1889760"/>
                          </a:xfrm>
                          <a:prstGeom prst="rect">
                            <a:avLst/>
                          </a:prstGeom>
                          <a:noFill/>
                        </pic:spPr>
                      </pic:pic>
                    </a:graphicData>
                  </a:graphic>
                </wp:anchor>
              </w:drawing>
            </w:r>
          </w:p>
        </w:tc>
      </w:tr>
    </w:tbl>
    <w:p w14:paraId="332F7FDA" w14:textId="5FF5F724" w:rsidR="00874A69" w:rsidRDefault="00E44717" w:rsidP="008F6A7C">
      <w:pPr>
        <w:pStyle w:val="Heading3"/>
        <w:spacing w:line="360" w:lineRule="auto"/>
        <w:jc w:val="both"/>
      </w:pPr>
      <w:bookmarkStart w:id="394" w:name="_Toc119582158"/>
      <w:r>
        <w:t xml:space="preserve">Erection </w:t>
      </w:r>
      <w:r w:rsidR="00E76487">
        <w:t>S</w:t>
      </w:r>
      <w:r w:rsidR="00B21A22">
        <w:t>ite</w:t>
      </w:r>
      <w:r w:rsidR="00874A69">
        <w:t xml:space="preserve"> Master</w:t>
      </w:r>
      <w:bookmarkEnd w:id="394"/>
    </w:p>
    <w:p w14:paraId="571E8E1E" w14:textId="2B5CF3C9" w:rsidR="00874A69" w:rsidRDefault="008F6A7C" w:rsidP="008F6A7C">
      <w:pPr>
        <w:spacing w:line="360" w:lineRule="auto"/>
        <w:jc w:val="both"/>
      </w:pPr>
      <w:r w:rsidRPr="001F7295">
        <w:t xml:space="preserve">The </w:t>
      </w:r>
      <w:r>
        <w:t xml:space="preserve">module will be </w:t>
      </w:r>
      <w:r w:rsidR="00E76487">
        <w:t xml:space="preserve">used for </w:t>
      </w:r>
      <w:r w:rsidR="00E76487" w:rsidRPr="00E76487">
        <w:t>Site details</w:t>
      </w:r>
      <w:r w:rsidR="00E76487">
        <w:t xml:space="preserve"> </w:t>
      </w:r>
      <w:r w:rsidR="00E76487" w:rsidRPr="00E76487">
        <w:t xml:space="preserve">where </w:t>
      </w:r>
      <w:r w:rsidR="00E76487">
        <w:t>segment is deployed saved</w:t>
      </w:r>
      <w:r w:rsidR="00E76487" w:rsidRPr="00E76487">
        <w:t xml:space="preserve"> </w:t>
      </w:r>
      <w:r>
        <w:t>details in the database.</w:t>
      </w:r>
      <w:r w:rsidR="00862FC2">
        <w:t xml:space="preserve"> User can add, edit and delete the Line details.</w:t>
      </w:r>
    </w:p>
    <w:tbl>
      <w:tblPr>
        <w:tblStyle w:val="TableGrid11"/>
        <w:tblW w:w="0" w:type="auto"/>
        <w:tblLook w:val="04A0" w:firstRow="1" w:lastRow="0" w:firstColumn="1" w:lastColumn="0" w:noHBand="0" w:noVBand="1"/>
      </w:tblPr>
      <w:tblGrid>
        <w:gridCol w:w="1838"/>
        <w:gridCol w:w="7512"/>
      </w:tblGrid>
      <w:tr w:rsidR="00874A69" w:rsidRPr="001F7295" w14:paraId="2D2D6BC4" w14:textId="77777777" w:rsidTr="000F57B8">
        <w:tc>
          <w:tcPr>
            <w:tcW w:w="1838" w:type="dxa"/>
            <w:shd w:val="clear" w:color="auto" w:fill="FBE4D5" w:themeFill="accent2" w:themeFillTint="33"/>
          </w:tcPr>
          <w:p w14:paraId="4A3EE6B9" w14:textId="77777777" w:rsidR="00874A69" w:rsidRPr="001F7295" w:rsidRDefault="00874A69" w:rsidP="000F57B8">
            <w:pPr>
              <w:spacing w:line="360" w:lineRule="auto"/>
              <w:rPr>
                <w:b/>
              </w:rPr>
            </w:pPr>
            <w:r w:rsidRPr="001F7295">
              <w:rPr>
                <w:b/>
              </w:rPr>
              <w:t>Data Fields</w:t>
            </w:r>
          </w:p>
        </w:tc>
        <w:tc>
          <w:tcPr>
            <w:tcW w:w="7512" w:type="dxa"/>
          </w:tcPr>
          <w:p w14:paraId="6A261F2C" w14:textId="293E1C78" w:rsidR="00874A69" w:rsidRPr="004972F9" w:rsidRDefault="00E76487" w:rsidP="00DD529A">
            <w:pPr>
              <w:pStyle w:val="ListParagraph"/>
              <w:numPr>
                <w:ilvl w:val="0"/>
                <w:numId w:val="38"/>
              </w:numPr>
              <w:spacing w:line="360" w:lineRule="auto"/>
            </w:pPr>
            <w:r w:rsidRPr="004972F9">
              <w:rPr>
                <w:rFonts w:cstheme="minorHAnsi"/>
                <w:color w:val="333333"/>
                <w:szCs w:val="20"/>
                <w:lang w:val="en-IN"/>
              </w:rPr>
              <w:t>Site Code</w:t>
            </w:r>
          </w:p>
          <w:p w14:paraId="7E501E6E" w14:textId="5C7445AB" w:rsidR="00862FC2" w:rsidRPr="004972F9" w:rsidRDefault="003130DA" w:rsidP="00DD529A">
            <w:pPr>
              <w:pStyle w:val="ListParagraph"/>
              <w:numPr>
                <w:ilvl w:val="0"/>
                <w:numId w:val="38"/>
              </w:numPr>
              <w:spacing w:line="360" w:lineRule="auto"/>
            </w:pPr>
            <w:r w:rsidRPr="004972F9">
              <w:rPr>
                <w:rFonts w:cstheme="minorHAnsi"/>
                <w:color w:val="333333"/>
                <w:szCs w:val="20"/>
                <w:lang w:val="en-IN"/>
              </w:rPr>
              <w:t>Description</w:t>
            </w:r>
          </w:p>
          <w:p w14:paraId="4009AC79" w14:textId="77777777" w:rsidR="00874A69" w:rsidRPr="004972F9" w:rsidRDefault="004972F9" w:rsidP="00F21A56">
            <w:pPr>
              <w:pStyle w:val="ListParagraph"/>
              <w:numPr>
                <w:ilvl w:val="0"/>
                <w:numId w:val="38"/>
              </w:numPr>
              <w:spacing w:line="360" w:lineRule="auto"/>
            </w:pPr>
            <w:r>
              <w:rPr>
                <w:rFonts w:cstheme="minorHAnsi"/>
                <w:color w:val="333333"/>
                <w:szCs w:val="20"/>
                <w:lang w:val="en-IN"/>
              </w:rPr>
              <w:t>Address</w:t>
            </w:r>
          </w:p>
          <w:p w14:paraId="733E0407" w14:textId="35E2C6AE" w:rsidR="004972F9" w:rsidRPr="001F7295" w:rsidRDefault="004972F9" w:rsidP="004972F9">
            <w:pPr>
              <w:pStyle w:val="ListParagraph"/>
              <w:numPr>
                <w:ilvl w:val="0"/>
                <w:numId w:val="38"/>
              </w:numPr>
              <w:spacing w:line="360" w:lineRule="auto"/>
            </w:pPr>
            <w:r>
              <w:rPr>
                <w:rFonts w:cstheme="minorHAnsi"/>
                <w:color w:val="333333"/>
                <w:szCs w:val="20"/>
                <w:lang w:val="en-IN"/>
              </w:rPr>
              <w:t xml:space="preserve">Is Active </w:t>
            </w:r>
            <w:r w:rsidRPr="008B5B21">
              <w:rPr>
                <w:rFonts w:cstheme="minorHAnsi"/>
                <w:szCs w:val="20"/>
                <w:lang w:val="en-IN"/>
              </w:rPr>
              <w:t xml:space="preserve">i.e. </w:t>
            </w:r>
            <w:r>
              <w:rPr>
                <w:rFonts w:cstheme="minorHAnsi"/>
                <w:szCs w:val="20"/>
                <w:lang w:val="en-IN"/>
              </w:rPr>
              <w:t>Sit</w:t>
            </w:r>
            <w:r w:rsidRPr="008B5B21">
              <w:rPr>
                <w:rFonts w:cstheme="minorHAnsi"/>
                <w:szCs w:val="20"/>
                <w:lang w:val="en-IN"/>
              </w:rPr>
              <w:t>e is Active or Not</w:t>
            </w:r>
          </w:p>
        </w:tc>
      </w:tr>
      <w:tr w:rsidR="00874A69" w:rsidRPr="001F7295" w14:paraId="4ECEE2A1" w14:textId="77777777" w:rsidTr="00D53361">
        <w:tc>
          <w:tcPr>
            <w:tcW w:w="1838" w:type="dxa"/>
            <w:tcBorders>
              <w:bottom w:val="single" w:sz="4" w:space="0" w:color="auto"/>
            </w:tcBorders>
            <w:shd w:val="clear" w:color="auto" w:fill="FBE4D5" w:themeFill="accent2" w:themeFillTint="33"/>
          </w:tcPr>
          <w:p w14:paraId="131BB454" w14:textId="4E2A78FF" w:rsidR="00874A69" w:rsidRPr="001F7295" w:rsidRDefault="00874A69" w:rsidP="000F57B8">
            <w:pPr>
              <w:spacing w:line="360" w:lineRule="auto"/>
              <w:rPr>
                <w:b/>
              </w:rPr>
            </w:pPr>
            <w:r w:rsidRPr="001F7295">
              <w:rPr>
                <w:b/>
              </w:rPr>
              <w:t>Process Steps</w:t>
            </w:r>
          </w:p>
        </w:tc>
        <w:tc>
          <w:tcPr>
            <w:tcW w:w="7512" w:type="dxa"/>
            <w:tcBorders>
              <w:bottom w:val="single" w:sz="4" w:space="0" w:color="auto"/>
            </w:tcBorders>
          </w:tcPr>
          <w:p w14:paraId="28E1A873" w14:textId="3BED694E" w:rsidR="00874A69" w:rsidRDefault="00862FC2" w:rsidP="00DD529A">
            <w:pPr>
              <w:pStyle w:val="ListParagraph"/>
              <w:numPr>
                <w:ilvl w:val="0"/>
                <w:numId w:val="39"/>
              </w:numPr>
              <w:spacing w:line="360" w:lineRule="auto"/>
            </w:pPr>
            <w:r>
              <w:t>Enter</w:t>
            </w:r>
            <w:r w:rsidR="00C53693">
              <w:t xml:space="preserve"> </w:t>
            </w:r>
            <w:r w:rsidR="004972F9">
              <w:t>Site Code number</w:t>
            </w:r>
            <w:r w:rsidR="00C53693">
              <w:t>.</w:t>
            </w:r>
          </w:p>
          <w:p w14:paraId="1652EB0D" w14:textId="05AED6E2" w:rsidR="00C53693" w:rsidRDefault="004972F9" w:rsidP="00DD529A">
            <w:pPr>
              <w:pStyle w:val="ListParagraph"/>
              <w:numPr>
                <w:ilvl w:val="0"/>
                <w:numId w:val="39"/>
              </w:numPr>
              <w:spacing w:line="360" w:lineRule="auto"/>
            </w:pPr>
            <w:r>
              <w:t>Enter the description of the Site</w:t>
            </w:r>
            <w:r w:rsidR="00C53693">
              <w:t>.</w:t>
            </w:r>
          </w:p>
          <w:p w14:paraId="32F720EB" w14:textId="7F56AAB0" w:rsidR="00C53693" w:rsidRDefault="00716AAB" w:rsidP="00DD529A">
            <w:pPr>
              <w:pStyle w:val="ListParagraph"/>
              <w:numPr>
                <w:ilvl w:val="0"/>
                <w:numId w:val="39"/>
              </w:numPr>
              <w:spacing w:line="360" w:lineRule="auto"/>
            </w:pPr>
            <w:r>
              <w:t xml:space="preserve">Enter </w:t>
            </w:r>
            <w:r w:rsidR="004972F9">
              <w:t>Address of located site</w:t>
            </w:r>
            <w:r w:rsidR="00C53693">
              <w:t>.</w:t>
            </w:r>
          </w:p>
          <w:p w14:paraId="0EE8AF79" w14:textId="687D7C98" w:rsidR="00874A69" w:rsidRDefault="004972F9" w:rsidP="004972F9">
            <w:pPr>
              <w:pStyle w:val="ListParagraph"/>
              <w:numPr>
                <w:ilvl w:val="0"/>
                <w:numId w:val="39"/>
              </w:numPr>
              <w:spacing w:line="360" w:lineRule="auto"/>
            </w:pPr>
            <w:r>
              <w:t>Select it’s active or in-active</w:t>
            </w:r>
            <w:r w:rsidR="00874A69">
              <w:t>.</w:t>
            </w:r>
          </w:p>
          <w:p w14:paraId="72A21364" w14:textId="3121C70F" w:rsidR="004972F9" w:rsidRPr="001F7295" w:rsidRDefault="004972F9" w:rsidP="004972F9">
            <w:pPr>
              <w:pStyle w:val="ListParagraph"/>
              <w:numPr>
                <w:ilvl w:val="0"/>
                <w:numId w:val="39"/>
              </w:numPr>
              <w:spacing w:line="360" w:lineRule="auto"/>
            </w:pPr>
            <w:r w:rsidRPr="009E634E">
              <w:t>Save the details in database</w:t>
            </w:r>
            <w:r>
              <w:t>.</w:t>
            </w:r>
          </w:p>
        </w:tc>
      </w:tr>
    </w:tbl>
    <w:tbl>
      <w:tblPr>
        <w:tblStyle w:val="TableGrid"/>
        <w:tblW w:w="0" w:type="auto"/>
        <w:tblBorders>
          <w:top w:val="none" w:sz="0" w:space="0" w:color="auto"/>
        </w:tblBorders>
        <w:tblLook w:val="04A0" w:firstRow="1" w:lastRow="0" w:firstColumn="1" w:lastColumn="0" w:noHBand="0" w:noVBand="1"/>
      </w:tblPr>
      <w:tblGrid>
        <w:gridCol w:w="1838"/>
        <w:gridCol w:w="7512"/>
      </w:tblGrid>
      <w:tr w:rsidR="00874A69" w14:paraId="5D8FC03E" w14:textId="77777777" w:rsidTr="00D53361">
        <w:tc>
          <w:tcPr>
            <w:tcW w:w="1838" w:type="dxa"/>
            <w:tcBorders>
              <w:top w:val="single" w:sz="4" w:space="0" w:color="auto"/>
              <w:bottom w:val="single" w:sz="4" w:space="0" w:color="auto"/>
            </w:tcBorders>
            <w:shd w:val="clear" w:color="auto" w:fill="FBE4D5" w:themeFill="accent2" w:themeFillTint="33"/>
          </w:tcPr>
          <w:p w14:paraId="336E83D7" w14:textId="4DB6B88D" w:rsidR="00874A69" w:rsidRPr="00082C07" w:rsidRDefault="00874A69" w:rsidP="000F57B8">
            <w:pPr>
              <w:spacing w:line="360" w:lineRule="auto"/>
              <w:jc w:val="both"/>
              <w:rPr>
                <w:b/>
              </w:rPr>
            </w:pPr>
            <w:r w:rsidRPr="00082C07">
              <w:rPr>
                <w:b/>
              </w:rPr>
              <w:t>Functions</w:t>
            </w:r>
          </w:p>
        </w:tc>
        <w:tc>
          <w:tcPr>
            <w:tcW w:w="7512" w:type="dxa"/>
            <w:tcBorders>
              <w:top w:val="single" w:sz="4" w:space="0" w:color="auto"/>
              <w:bottom w:val="single" w:sz="4" w:space="0" w:color="auto"/>
            </w:tcBorders>
          </w:tcPr>
          <w:p w14:paraId="31C494DD" w14:textId="63BF2595" w:rsidR="00874A69" w:rsidRDefault="00874A69" w:rsidP="000F57B8">
            <w:pPr>
              <w:spacing w:line="360" w:lineRule="auto"/>
              <w:jc w:val="both"/>
            </w:pPr>
            <w:r>
              <w:t>Add</w:t>
            </w:r>
            <w:r w:rsidR="000F61C5">
              <w:t xml:space="preserve">, Edit/Update </w:t>
            </w:r>
            <w:r w:rsidR="004778E9">
              <w:t>and D</w:t>
            </w:r>
            <w:r>
              <w:t>elete Line details as per requirement.</w:t>
            </w:r>
          </w:p>
        </w:tc>
      </w:tr>
      <w:tr w:rsidR="00B96BA9" w14:paraId="1EB3AF6E" w14:textId="77777777" w:rsidTr="00D53361">
        <w:tc>
          <w:tcPr>
            <w:tcW w:w="1838" w:type="dxa"/>
            <w:tcBorders>
              <w:top w:val="single" w:sz="4" w:space="0" w:color="auto"/>
            </w:tcBorders>
            <w:shd w:val="clear" w:color="auto" w:fill="FBE4D5" w:themeFill="accent2" w:themeFillTint="33"/>
          </w:tcPr>
          <w:p w14:paraId="4A5B9853" w14:textId="1E88CDE5" w:rsidR="00B96BA9" w:rsidRPr="00082C07" w:rsidRDefault="00B96BA9" w:rsidP="000F57B8">
            <w:pPr>
              <w:spacing w:line="360" w:lineRule="auto"/>
              <w:jc w:val="both"/>
              <w:rPr>
                <w:b/>
              </w:rPr>
            </w:pPr>
            <w:r>
              <w:rPr>
                <w:b/>
              </w:rPr>
              <w:lastRenderedPageBreak/>
              <w:t>Screenshots</w:t>
            </w:r>
          </w:p>
        </w:tc>
        <w:tc>
          <w:tcPr>
            <w:tcW w:w="7512" w:type="dxa"/>
            <w:tcBorders>
              <w:top w:val="single" w:sz="4" w:space="0" w:color="auto"/>
            </w:tcBorders>
          </w:tcPr>
          <w:p w14:paraId="36EF8AFC" w14:textId="1C2923B0" w:rsidR="00B96BA9" w:rsidRDefault="00E44717" w:rsidP="000F57B8">
            <w:pPr>
              <w:spacing w:line="360" w:lineRule="auto"/>
              <w:jc w:val="both"/>
            </w:pPr>
            <w:r>
              <w:rPr>
                <w:noProof/>
              </w:rPr>
              <w:drawing>
                <wp:anchor distT="0" distB="0" distL="114300" distR="114300" simplePos="0" relativeHeight="253095936" behindDoc="1" locked="0" layoutInCell="1" allowOverlap="1" wp14:anchorId="7A170202" wp14:editId="1F779D48">
                  <wp:simplePos x="0" y="0"/>
                  <wp:positionH relativeFrom="column">
                    <wp:posOffset>5080</wp:posOffset>
                  </wp:positionH>
                  <wp:positionV relativeFrom="paragraph">
                    <wp:posOffset>74162</wp:posOffset>
                  </wp:positionV>
                  <wp:extent cx="4340860" cy="2145665"/>
                  <wp:effectExtent l="0" t="0" r="2540" b="6985"/>
                  <wp:wrapTight wrapText="bothSides">
                    <wp:wrapPolygon edited="0">
                      <wp:start x="0" y="0"/>
                      <wp:lineTo x="0" y="21479"/>
                      <wp:lineTo x="21518" y="21479"/>
                      <wp:lineTo x="2151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0860" cy="2145665"/>
                          </a:xfrm>
                          <a:prstGeom prst="rect">
                            <a:avLst/>
                          </a:prstGeom>
                          <a:noFill/>
                        </pic:spPr>
                      </pic:pic>
                    </a:graphicData>
                  </a:graphic>
                </wp:anchor>
              </w:drawing>
            </w:r>
          </w:p>
        </w:tc>
      </w:tr>
    </w:tbl>
    <w:p w14:paraId="770026F6" w14:textId="1AA660BD" w:rsidR="00F21A56" w:rsidRDefault="00E44717" w:rsidP="00F21A56">
      <w:pPr>
        <w:pStyle w:val="Heading3"/>
        <w:spacing w:line="360" w:lineRule="auto"/>
      </w:pPr>
      <w:bookmarkStart w:id="395" w:name="_Toc119582159"/>
      <w:r>
        <w:t>Drive (</w:t>
      </w:r>
      <w:r w:rsidR="00EA0794">
        <w:t>Zone</w:t>
      </w:r>
      <w:r>
        <w:t>)</w:t>
      </w:r>
      <w:r w:rsidR="00F21A56">
        <w:t xml:space="preserve"> Master</w:t>
      </w:r>
      <w:bookmarkEnd w:id="395"/>
    </w:p>
    <w:p w14:paraId="5BE39E4E" w14:textId="48F5D6E4" w:rsidR="00F21A56" w:rsidRDefault="00F21A56" w:rsidP="00F21A56">
      <w:pPr>
        <w:spacing w:line="360" w:lineRule="auto"/>
        <w:jc w:val="both"/>
      </w:pPr>
      <w:r w:rsidRPr="001F7295">
        <w:t xml:space="preserve">The </w:t>
      </w:r>
      <w:r>
        <w:t xml:space="preserve">module will be used to </w:t>
      </w:r>
      <w:r w:rsidRPr="008B5B21">
        <w:t>will be used to sa</w:t>
      </w:r>
      <w:r>
        <w:t xml:space="preserve">ve the </w:t>
      </w:r>
      <w:r w:rsidR="00E44717">
        <w:t>Drive</w:t>
      </w:r>
      <w:r>
        <w:t xml:space="preserve"> details in database. </w:t>
      </w:r>
      <w:r w:rsidRPr="008B5B21">
        <w:t xml:space="preserve">The module will be used to add, edit or delete </w:t>
      </w:r>
      <w:r w:rsidR="00E44717">
        <w:t>Drive</w:t>
      </w:r>
      <w:r w:rsidRPr="008B5B21">
        <w:t xml:space="preserve"> details</w:t>
      </w:r>
      <w:r>
        <w:t xml:space="preserve"> for segment materials.</w:t>
      </w:r>
    </w:p>
    <w:tbl>
      <w:tblPr>
        <w:tblStyle w:val="TableGrid11"/>
        <w:tblW w:w="0" w:type="auto"/>
        <w:tblLook w:val="04A0" w:firstRow="1" w:lastRow="0" w:firstColumn="1" w:lastColumn="0" w:noHBand="0" w:noVBand="1"/>
      </w:tblPr>
      <w:tblGrid>
        <w:gridCol w:w="1838"/>
        <w:gridCol w:w="7512"/>
      </w:tblGrid>
      <w:tr w:rsidR="00F21A56" w:rsidRPr="001F7295" w14:paraId="4EEA6F77" w14:textId="77777777" w:rsidTr="00F21A56">
        <w:tc>
          <w:tcPr>
            <w:tcW w:w="1838" w:type="dxa"/>
            <w:shd w:val="clear" w:color="auto" w:fill="FBE4D5" w:themeFill="accent2" w:themeFillTint="33"/>
          </w:tcPr>
          <w:p w14:paraId="463D08C0" w14:textId="77777777" w:rsidR="00F21A56" w:rsidRPr="001F7295" w:rsidRDefault="00F21A56" w:rsidP="00F21A56">
            <w:pPr>
              <w:spacing w:line="360" w:lineRule="auto"/>
              <w:rPr>
                <w:b/>
              </w:rPr>
            </w:pPr>
            <w:r w:rsidRPr="001F7295">
              <w:rPr>
                <w:b/>
              </w:rPr>
              <w:t>Data Fields</w:t>
            </w:r>
          </w:p>
        </w:tc>
        <w:tc>
          <w:tcPr>
            <w:tcW w:w="7512" w:type="dxa"/>
          </w:tcPr>
          <w:p w14:paraId="17CE6604" w14:textId="5B5F3001" w:rsidR="003130DA" w:rsidRDefault="003130DA" w:rsidP="00F21A56">
            <w:pPr>
              <w:pStyle w:val="ListParagraph"/>
              <w:numPr>
                <w:ilvl w:val="0"/>
                <w:numId w:val="35"/>
              </w:numPr>
              <w:spacing w:line="360" w:lineRule="auto"/>
              <w:rPr>
                <w:rFonts w:cstheme="minorHAnsi"/>
                <w:szCs w:val="20"/>
              </w:rPr>
            </w:pPr>
            <w:r>
              <w:rPr>
                <w:rFonts w:cstheme="minorHAnsi"/>
                <w:szCs w:val="20"/>
              </w:rPr>
              <w:t>Site ID</w:t>
            </w:r>
          </w:p>
          <w:p w14:paraId="2E85959A" w14:textId="48E78C03" w:rsidR="00F21A56" w:rsidRDefault="00E44717" w:rsidP="00F21A56">
            <w:pPr>
              <w:pStyle w:val="ListParagraph"/>
              <w:numPr>
                <w:ilvl w:val="0"/>
                <w:numId w:val="35"/>
              </w:numPr>
              <w:spacing w:line="360" w:lineRule="auto"/>
              <w:rPr>
                <w:rFonts w:cstheme="minorHAnsi"/>
                <w:szCs w:val="20"/>
              </w:rPr>
            </w:pPr>
            <w:r>
              <w:rPr>
                <w:rFonts w:cstheme="minorHAnsi"/>
                <w:szCs w:val="20"/>
              </w:rPr>
              <w:t>Drive</w:t>
            </w:r>
            <w:r w:rsidR="00F21A56">
              <w:rPr>
                <w:rFonts w:cstheme="minorHAnsi"/>
                <w:szCs w:val="20"/>
              </w:rPr>
              <w:t xml:space="preserve"> ID</w:t>
            </w:r>
          </w:p>
          <w:p w14:paraId="55C90558" w14:textId="2183F965" w:rsidR="00F21A56" w:rsidRDefault="00E44717" w:rsidP="00F21A56">
            <w:pPr>
              <w:pStyle w:val="ListParagraph"/>
              <w:numPr>
                <w:ilvl w:val="0"/>
                <w:numId w:val="35"/>
              </w:numPr>
              <w:spacing w:line="360" w:lineRule="auto"/>
              <w:rPr>
                <w:rFonts w:cstheme="minorHAnsi"/>
                <w:szCs w:val="20"/>
              </w:rPr>
            </w:pPr>
            <w:r>
              <w:rPr>
                <w:rFonts w:cstheme="minorHAnsi"/>
                <w:szCs w:val="20"/>
              </w:rPr>
              <w:t>Drive</w:t>
            </w:r>
            <w:r w:rsidR="00F21A56" w:rsidRPr="008B5B21">
              <w:rPr>
                <w:rFonts w:cstheme="minorHAnsi"/>
                <w:szCs w:val="20"/>
              </w:rPr>
              <w:t xml:space="preserve"> Description</w:t>
            </w:r>
          </w:p>
          <w:p w14:paraId="1BDED6FD" w14:textId="08CCA465" w:rsidR="00F21A56" w:rsidRPr="001F7295" w:rsidRDefault="00F21A56" w:rsidP="00E44717">
            <w:pPr>
              <w:pStyle w:val="ListParagraph"/>
              <w:numPr>
                <w:ilvl w:val="0"/>
                <w:numId w:val="35"/>
              </w:numPr>
              <w:spacing w:line="360" w:lineRule="auto"/>
            </w:pPr>
            <w:r w:rsidRPr="008B5B21">
              <w:rPr>
                <w:rFonts w:cstheme="minorHAnsi"/>
                <w:szCs w:val="20"/>
                <w:lang w:val="en-IN"/>
              </w:rPr>
              <w:t xml:space="preserve">Is Active i.e. </w:t>
            </w:r>
            <w:r w:rsidR="00E44717">
              <w:rPr>
                <w:rFonts w:cstheme="minorHAnsi"/>
                <w:szCs w:val="20"/>
                <w:lang w:val="en-IN"/>
              </w:rPr>
              <w:t>Drive</w:t>
            </w:r>
            <w:r w:rsidRPr="008B5B21">
              <w:rPr>
                <w:rFonts w:cstheme="minorHAnsi"/>
                <w:szCs w:val="20"/>
                <w:lang w:val="en-IN"/>
              </w:rPr>
              <w:t xml:space="preserve"> is Active or Not </w:t>
            </w:r>
          </w:p>
        </w:tc>
      </w:tr>
      <w:tr w:rsidR="00F21A56" w:rsidRPr="001F7295" w14:paraId="031E8E50" w14:textId="77777777" w:rsidTr="00F21A56">
        <w:tc>
          <w:tcPr>
            <w:tcW w:w="1838" w:type="dxa"/>
            <w:shd w:val="clear" w:color="auto" w:fill="FBE4D5" w:themeFill="accent2" w:themeFillTint="33"/>
          </w:tcPr>
          <w:p w14:paraId="12C313FB" w14:textId="77777777" w:rsidR="00F21A56" w:rsidRPr="001F7295" w:rsidRDefault="00F21A56" w:rsidP="00F21A56">
            <w:pPr>
              <w:spacing w:line="360" w:lineRule="auto"/>
              <w:rPr>
                <w:b/>
              </w:rPr>
            </w:pPr>
            <w:r w:rsidRPr="001F7295">
              <w:rPr>
                <w:b/>
              </w:rPr>
              <w:t>Process Steps</w:t>
            </w:r>
          </w:p>
        </w:tc>
        <w:tc>
          <w:tcPr>
            <w:tcW w:w="7512" w:type="dxa"/>
          </w:tcPr>
          <w:p w14:paraId="4E867C05" w14:textId="1BA89487" w:rsidR="00A602A7" w:rsidRDefault="00F21A56" w:rsidP="005E4829">
            <w:pPr>
              <w:pStyle w:val="ListParagraph"/>
              <w:numPr>
                <w:ilvl w:val="0"/>
                <w:numId w:val="37"/>
              </w:numPr>
              <w:spacing w:line="360" w:lineRule="auto"/>
            </w:pPr>
            <w:r w:rsidRPr="008B5B21">
              <w:t xml:space="preserve">User will </w:t>
            </w:r>
            <w:r w:rsidR="00A602A7">
              <w:t>select the</w:t>
            </w:r>
            <w:r w:rsidRPr="008B5B21">
              <w:t xml:space="preserve"> </w:t>
            </w:r>
            <w:r w:rsidR="00A602A7">
              <w:t>Site ID</w:t>
            </w:r>
          </w:p>
          <w:p w14:paraId="60E23F4D" w14:textId="3D603C8E" w:rsidR="00F21A56" w:rsidRDefault="00A602A7" w:rsidP="005E4829">
            <w:pPr>
              <w:pStyle w:val="ListParagraph"/>
              <w:numPr>
                <w:ilvl w:val="0"/>
                <w:numId w:val="37"/>
              </w:numPr>
              <w:spacing w:line="360" w:lineRule="auto"/>
            </w:pPr>
            <w:r>
              <w:t xml:space="preserve">Enter </w:t>
            </w:r>
            <w:r w:rsidR="00E44717">
              <w:t xml:space="preserve">Drive </w:t>
            </w:r>
            <w:r w:rsidR="00F21A56" w:rsidRPr="008B5B21">
              <w:t xml:space="preserve">ID and </w:t>
            </w:r>
            <w:r w:rsidR="00E44717">
              <w:t>Drive</w:t>
            </w:r>
            <w:r w:rsidR="00F21A56" w:rsidRPr="008B5B21">
              <w:t xml:space="preserve"> Description</w:t>
            </w:r>
            <w:r w:rsidR="00F21A56">
              <w:t xml:space="preserve"> </w:t>
            </w:r>
          </w:p>
          <w:p w14:paraId="057CEA24" w14:textId="77777777" w:rsidR="005E4829" w:rsidRDefault="005E4829" w:rsidP="005E4829">
            <w:pPr>
              <w:pStyle w:val="ListParagraph"/>
              <w:numPr>
                <w:ilvl w:val="0"/>
                <w:numId w:val="37"/>
              </w:numPr>
              <w:spacing w:line="360" w:lineRule="auto"/>
            </w:pPr>
            <w:r>
              <w:t>Select it’s active or in-active.</w:t>
            </w:r>
          </w:p>
          <w:p w14:paraId="77D320EC" w14:textId="3FA5F610" w:rsidR="00F21A56" w:rsidRDefault="00F21A56" w:rsidP="005E4829">
            <w:pPr>
              <w:pStyle w:val="ListParagraph"/>
              <w:numPr>
                <w:ilvl w:val="0"/>
                <w:numId w:val="37"/>
              </w:numPr>
              <w:spacing w:line="360" w:lineRule="auto"/>
            </w:pPr>
            <w:r w:rsidRPr="009E634E">
              <w:t xml:space="preserve">View </w:t>
            </w:r>
            <w:r w:rsidR="00E44717">
              <w:t>Drive</w:t>
            </w:r>
            <w:r w:rsidRPr="009E634E">
              <w:t xml:space="preserve"> details: As user add </w:t>
            </w:r>
            <w:r w:rsidR="00E44717">
              <w:t>Drive</w:t>
            </w:r>
            <w:r w:rsidRPr="009E634E">
              <w:t xml:space="preserve"> details, it will be reflected in data grid</w:t>
            </w:r>
            <w:r>
              <w:t>.</w:t>
            </w:r>
          </w:p>
          <w:p w14:paraId="12C74E96" w14:textId="45DF9925" w:rsidR="00A602A7" w:rsidRPr="001F7295" w:rsidRDefault="00A602A7" w:rsidP="005E4829">
            <w:pPr>
              <w:pStyle w:val="ListParagraph"/>
              <w:numPr>
                <w:ilvl w:val="0"/>
                <w:numId w:val="37"/>
              </w:numPr>
              <w:spacing w:line="360" w:lineRule="auto"/>
            </w:pPr>
            <w:r w:rsidRPr="009E634E">
              <w:t>Save the details in database</w:t>
            </w:r>
            <w:r>
              <w:t>.</w:t>
            </w:r>
          </w:p>
        </w:tc>
      </w:tr>
    </w:tbl>
    <w:tbl>
      <w:tblPr>
        <w:tblStyle w:val="TableGrid"/>
        <w:tblW w:w="9351" w:type="dxa"/>
        <w:tblBorders>
          <w:top w:val="none" w:sz="0" w:space="0" w:color="auto"/>
        </w:tblBorders>
        <w:tblLook w:val="04A0" w:firstRow="1" w:lastRow="0" w:firstColumn="1" w:lastColumn="0" w:noHBand="0" w:noVBand="1"/>
      </w:tblPr>
      <w:tblGrid>
        <w:gridCol w:w="1838"/>
        <w:gridCol w:w="7513"/>
      </w:tblGrid>
      <w:tr w:rsidR="00F21A56" w14:paraId="696AE26D" w14:textId="77777777" w:rsidTr="00F21A56">
        <w:tc>
          <w:tcPr>
            <w:tcW w:w="1838" w:type="dxa"/>
            <w:shd w:val="clear" w:color="auto" w:fill="FBE4D5" w:themeFill="accent2" w:themeFillTint="33"/>
          </w:tcPr>
          <w:p w14:paraId="464640EB" w14:textId="77777777" w:rsidR="00F21A56" w:rsidRPr="00082C07" w:rsidRDefault="00F21A56" w:rsidP="00F21A56">
            <w:pPr>
              <w:spacing w:line="360" w:lineRule="auto"/>
              <w:jc w:val="both"/>
              <w:rPr>
                <w:b/>
              </w:rPr>
            </w:pPr>
            <w:r w:rsidRPr="00082C07">
              <w:rPr>
                <w:b/>
              </w:rPr>
              <w:t>Functions</w:t>
            </w:r>
          </w:p>
        </w:tc>
        <w:tc>
          <w:tcPr>
            <w:tcW w:w="7513" w:type="dxa"/>
          </w:tcPr>
          <w:p w14:paraId="10355782" w14:textId="77777777" w:rsidR="00F21A56" w:rsidRDefault="00F21A56" w:rsidP="00F21A56">
            <w:pPr>
              <w:spacing w:line="360" w:lineRule="auto"/>
              <w:jc w:val="both"/>
            </w:pPr>
            <w:r w:rsidRPr="009E634E">
              <w:t>Add, Edit/Update, Delete as per requirement</w:t>
            </w:r>
            <w:r>
              <w:t>.</w:t>
            </w:r>
          </w:p>
        </w:tc>
      </w:tr>
      <w:tr w:rsidR="00DA6DF1" w14:paraId="6D4FBD8E" w14:textId="77777777" w:rsidTr="00F21A56">
        <w:tc>
          <w:tcPr>
            <w:tcW w:w="1838" w:type="dxa"/>
            <w:shd w:val="clear" w:color="auto" w:fill="FBE4D5" w:themeFill="accent2" w:themeFillTint="33"/>
          </w:tcPr>
          <w:p w14:paraId="4EEFCA26" w14:textId="63A8B3F8" w:rsidR="00DA6DF1" w:rsidRPr="00082C07" w:rsidRDefault="00D53361" w:rsidP="00F21A56">
            <w:pPr>
              <w:spacing w:line="360" w:lineRule="auto"/>
              <w:jc w:val="both"/>
              <w:rPr>
                <w:b/>
              </w:rPr>
            </w:pPr>
            <w:r>
              <w:rPr>
                <w:b/>
              </w:rPr>
              <w:t>Sample Screen</w:t>
            </w:r>
          </w:p>
        </w:tc>
        <w:tc>
          <w:tcPr>
            <w:tcW w:w="7513" w:type="dxa"/>
          </w:tcPr>
          <w:p w14:paraId="602B0445" w14:textId="1820ED6A" w:rsidR="00DA6DF1" w:rsidRPr="009E634E" w:rsidRDefault="00EA0794" w:rsidP="00F21A56">
            <w:pPr>
              <w:spacing w:line="360" w:lineRule="auto"/>
              <w:jc w:val="both"/>
            </w:pPr>
            <w:r>
              <w:rPr>
                <w:noProof/>
              </w:rPr>
              <w:drawing>
                <wp:inline distT="0" distB="0" distL="0" distR="0" wp14:anchorId="49EC7896" wp14:editId="7B31D786">
                  <wp:extent cx="4150581" cy="2075291"/>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3877" cy="2076939"/>
                          </a:xfrm>
                          <a:prstGeom prst="rect">
                            <a:avLst/>
                          </a:prstGeom>
                          <a:noFill/>
                        </pic:spPr>
                      </pic:pic>
                    </a:graphicData>
                  </a:graphic>
                </wp:inline>
              </w:drawing>
            </w:r>
          </w:p>
        </w:tc>
      </w:tr>
    </w:tbl>
    <w:p w14:paraId="1693A1FD" w14:textId="29E1649C" w:rsidR="00874A69" w:rsidRDefault="00874A69" w:rsidP="00874A69">
      <w:pPr>
        <w:spacing w:line="360" w:lineRule="auto"/>
      </w:pPr>
    </w:p>
    <w:p w14:paraId="77DE5D3E" w14:textId="223D8F1C" w:rsidR="004972F9" w:rsidRDefault="007151A6" w:rsidP="007151A6">
      <w:pPr>
        <w:pStyle w:val="Heading3"/>
      </w:pPr>
      <w:bookmarkStart w:id="396" w:name="_Toc119582160"/>
      <w:r w:rsidRPr="007151A6">
        <w:lastRenderedPageBreak/>
        <w:t>Configuration Setting</w:t>
      </w:r>
      <w:bookmarkEnd w:id="396"/>
      <w:r w:rsidRPr="007151A6">
        <w:t xml:space="preserve"> </w:t>
      </w:r>
    </w:p>
    <w:p w14:paraId="06AA540D" w14:textId="7A1FF3A3" w:rsidR="004972F9" w:rsidRDefault="007151A6" w:rsidP="004972F9">
      <w:pPr>
        <w:spacing w:before="120" w:line="360" w:lineRule="auto"/>
        <w:jc w:val="both"/>
      </w:pPr>
      <w:r w:rsidRPr="007151A6">
        <w:t>These module is required for Demoulding blocking time period so user can able to override. Live report for the segment allocated in the Moulding process</w:t>
      </w:r>
      <w:proofErr w:type="gramStart"/>
      <w:r w:rsidRPr="007151A6">
        <w:t>.</w:t>
      </w:r>
      <w:r w:rsidR="004972F9" w:rsidRPr="004972F9">
        <w:t>.</w:t>
      </w:r>
      <w:proofErr w:type="gramEnd"/>
    </w:p>
    <w:tbl>
      <w:tblPr>
        <w:tblStyle w:val="TableGrid11"/>
        <w:tblW w:w="0" w:type="auto"/>
        <w:tblLook w:val="04A0" w:firstRow="1" w:lastRow="0" w:firstColumn="1" w:lastColumn="0" w:noHBand="0" w:noVBand="1"/>
      </w:tblPr>
      <w:tblGrid>
        <w:gridCol w:w="1838"/>
        <w:gridCol w:w="7512"/>
      </w:tblGrid>
      <w:tr w:rsidR="007151A6" w:rsidRPr="001F7295" w14:paraId="26D2BE69" w14:textId="77777777" w:rsidTr="000D018D">
        <w:tc>
          <w:tcPr>
            <w:tcW w:w="1838" w:type="dxa"/>
            <w:shd w:val="clear" w:color="auto" w:fill="FBE4D5" w:themeFill="accent2" w:themeFillTint="33"/>
          </w:tcPr>
          <w:p w14:paraId="79A13B38" w14:textId="77777777" w:rsidR="007151A6" w:rsidRPr="001F7295" w:rsidRDefault="007151A6" w:rsidP="007151A6">
            <w:pPr>
              <w:spacing w:line="360" w:lineRule="auto"/>
              <w:rPr>
                <w:b/>
              </w:rPr>
            </w:pPr>
            <w:r w:rsidRPr="001F7295">
              <w:rPr>
                <w:b/>
              </w:rPr>
              <w:t>Data Fields</w:t>
            </w:r>
          </w:p>
        </w:tc>
        <w:tc>
          <w:tcPr>
            <w:tcW w:w="7512" w:type="dxa"/>
          </w:tcPr>
          <w:p w14:paraId="71AB1831" w14:textId="77777777" w:rsidR="007151A6" w:rsidRPr="00A45A74" w:rsidRDefault="007151A6" w:rsidP="00E55F32">
            <w:pPr>
              <w:pStyle w:val="ListParagraph"/>
              <w:numPr>
                <w:ilvl w:val="0"/>
                <w:numId w:val="93"/>
              </w:numPr>
              <w:spacing w:line="360" w:lineRule="auto"/>
              <w:rPr>
                <w:rFonts w:cstheme="minorHAnsi"/>
                <w:szCs w:val="20"/>
                <w:lang w:val="en-IN"/>
              </w:rPr>
            </w:pPr>
            <w:r w:rsidRPr="00A45A74">
              <w:rPr>
                <w:rFonts w:cstheme="minorHAnsi"/>
                <w:szCs w:val="20"/>
                <w:lang w:val="en-IN"/>
              </w:rPr>
              <w:t>Demoulding Interval</w:t>
            </w:r>
          </w:p>
          <w:p w14:paraId="0ABA4416" w14:textId="4BCBF481" w:rsidR="007151A6" w:rsidRPr="001F7295" w:rsidRDefault="007151A6" w:rsidP="007151A6">
            <w:pPr>
              <w:pStyle w:val="ListParagraph"/>
              <w:numPr>
                <w:ilvl w:val="0"/>
                <w:numId w:val="66"/>
              </w:numPr>
              <w:spacing w:line="360" w:lineRule="auto"/>
            </w:pPr>
            <w:r w:rsidRPr="00A45A74">
              <w:rPr>
                <w:rFonts w:cstheme="minorHAnsi"/>
                <w:szCs w:val="20"/>
                <w:lang w:val="en-IN"/>
              </w:rPr>
              <w:t>Casting Yard</w:t>
            </w:r>
            <w:r>
              <w:rPr>
                <w:rFonts w:cstheme="minorHAnsi"/>
                <w:szCs w:val="20"/>
                <w:lang w:val="en-IN"/>
              </w:rPr>
              <w:t xml:space="preserve"> Hold Interval</w:t>
            </w:r>
          </w:p>
        </w:tc>
      </w:tr>
      <w:tr w:rsidR="007151A6" w:rsidRPr="001F7295" w14:paraId="3E246E04" w14:textId="77777777" w:rsidTr="000D018D">
        <w:tc>
          <w:tcPr>
            <w:tcW w:w="1838" w:type="dxa"/>
            <w:shd w:val="clear" w:color="auto" w:fill="FBE4D5" w:themeFill="accent2" w:themeFillTint="33"/>
          </w:tcPr>
          <w:p w14:paraId="7DDF8161" w14:textId="77777777" w:rsidR="007151A6" w:rsidRPr="001F7295" w:rsidRDefault="007151A6" w:rsidP="007151A6">
            <w:pPr>
              <w:spacing w:line="360" w:lineRule="auto"/>
              <w:rPr>
                <w:b/>
              </w:rPr>
            </w:pPr>
            <w:r w:rsidRPr="001F7295">
              <w:rPr>
                <w:b/>
              </w:rPr>
              <w:t>Process Steps</w:t>
            </w:r>
          </w:p>
        </w:tc>
        <w:tc>
          <w:tcPr>
            <w:tcW w:w="7512" w:type="dxa"/>
          </w:tcPr>
          <w:p w14:paraId="5FAB0CC9" w14:textId="77777777" w:rsidR="007151A6" w:rsidRDefault="007151A6" w:rsidP="00E55F32">
            <w:pPr>
              <w:pStyle w:val="ListParagraph"/>
              <w:numPr>
                <w:ilvl w:val="0"/>
                <w:numId w:val="94"/>
              </w:numPr>
              <w:spacing w:line="360" w:lineRule="auto"/>
            </w:pPr>
            <w:r w:rsidRPr="008B5B21">
              <w:t xml:space="preserve">User will </w:t>
            </w:r>
            <w:r>
              <w:t>do Configuration setting for modules.</w:t>
            </w:r>
          </w:p>
          <w:p w14:paraId="40165934" w14:textId="77777777" w:rsidR="007151A6" w:rsidRDefault="007151A6" w:rsidP="00E55F32">
            <w:pPr>
              <w:pStyle w:val="ListParagraph"/>
              <w:numPr>
                <w:ilvl w:val="0"/>
                <w:numId w:val="94"/>
              </w:numPr>
              <w:spacing w:line="360" w:lineRule="auto"/>
            </w:pPr>
            <w:r>
              <w:t>User will enter the Demoulding time interval.</w:t>
            </w:r>
          </w:p>
          <w:p w14:paraId="77141B51" w14:textId="77777777" w:rsidR="007151A6" w:rsidRDefault="007151A6" w:rsidP="00E55F32">
            <w:pPr>
              <w:pStyle w:val="ListParagraph"/>
              <w:numPr>
                <w:ilvl w:val="0"/>
                <w:numId w:val="94"/>
              </w:numPr>
              <w:spacing w:line="360" w:lineRule="auto"/>
            </w:pPr>
            <w:r>
              <w:t>It will also enter the Casting yard days.</w:t>
            </w:r>
          </w:p>
          <w:p w14:paraId="3660E455" w14:textId="5968E836" w:rsidR="007151A6" w:rsidRPr="001F7295" w:rsidRDefault="007151A6" w:rsidP="00E55F32">
            <w:pPr>
              <w:pStyle w:val="ListParagraph"/>
              <w:numPr>
                <w:ilvl w:val="0"/>
                <w:numId w:val="94"/>
              </w:numPr>
              <w:spacing w:line="360" w:lineRule="auto"/>
            </w:pPr>
            <w:r w:rsidRPr="009E634E">
              <w:t>Save the details in database</w:t>
            </w:r>
            <w:r>
              <w:t>.</w:t>
            </w:r>
          </w:p>
        </w:tc>
      </w:tr>
      <w:tr w:rsidR="007151A6" w:rsidRPr="001F7295" w14:paraId="5615613B" w14:textId="77777777" w:rsidTr="000D018D">
        <w:tc>
          <w:tcPr>
            <w:tcW w:w="1838" w:type="dxa"/>
            <w:shd w:val="clear" w:color="auto" w:fill="FBE4D5" w:themeFill="accent2" w:themeFillTint="33"/>
          </w:tcPr>
          <w:p w14:paraId="2708DA1E" w14:textId="063F0073" w:rsidR="007151A6" w:rsidRPr="001F7295" w:rsidRDefault="007151A6" w:rsidP="007151A6">
            <w:pPr>
              <w:spacing w:line="360" w:lineRule="auto"/>
              <w:rPr>
                <w:b/>
              </w:rPr>
            </w:pPr>
            <w:r>
              <w:rPr>
                <w:b/>
              </w:rPr>
              <w:t>Functions</w:t>
            </w:r>
          </w:p>
        </w:tc>
        <w:tc>
          <w:tcPr>
            <w:tcW w:w="7512" w:type="dxa"/>
          </w:tcPr>
          <w:p w14:paraId="19A47B28" w14:textId="18A4E5B6" w:rsidR="007151A6" w:rsidRPr="008B5B21" w:rsidRDefault="007151A6" w:rsidP="007151A6">
            <w:pPr>
              <w:spacing w:line="360" w:lineRule="auto"/>
            </w:pPr>
            <w:r w:rsidRPr="009E634E">
              <w:t>Add, Edit/Update, Delete as per requirement</w:t>
            </w:r>
            <w:r>
              <w:t>.</w:t>
            </w:r>
          </w:p>
        </w:tc>
      </w:tr>
      <w:tr w:rsidR="00DA6DF1" w:rsidRPr="001F7295" w14:paraId="13B9ADB2" w14:textId="77777777" w:rsidTr="00940C38">
        <w:trPr>
          <w:trHeight w:val="3707"/>
        </w:trPr>
        <w:tc>
          <w:tcPr>
            <w:tcW w:w="1838" w:type="dxa"/>
            <w:shd w:val="clear" w:color="auto" w:fill="FBE4D5" w:themeFill="accent2" w:themeFillTint="33"/>
          </w:tcPr>
          <w:p w14:paraId="7CE48084" w14:textId="501A408E" w:rsidR="00DA6DF1" w:rsidRDefault="00DA6DF1" w:rsidP="00DA6DF1">
            <w:pPr>
              <w:spacing w:line="360" w:lineRule="auto"/>
              <w:rPr>
                <w:b/>
              </w:rPr>
            </w:pPr>
            <w:r>
              <w:rPr>
                <w:b/>
              </w:rPr>
              <w:t>Sample Screen</w:t>
            </w:r>
          </w:p>
        </w:tc>
        <w:tc>
          <w:tcPr>
            <w:tcW w:w="7512" w:type="dxa"/>
          </w:tcPr>
          <w:p w14:paraId="65233BCA" w14:textId="454D6364" w:rsidR="00DA6DF1" w:rsidRPr="009E634E" w:rsidRDefault="007151A6" w:rsidP="004972F9">
            <w:pPr>
              <w:spacing w:line="360" w:lineRule="auto"/>
            </w:pPr>
            <w:r>
              <w:rPr>
                <w:noProof/>
              </w:rPr>
              <w:drawing>
                <wp:anchor distT="0" distB="0" distL="114300" distR="114300" simplePos="0" relativeHeight="253124608" behindDoc="1" locked="0" layoutInCell="1" allowOverlap="1" wp14:anchorId="148F87B3" wp14:editId="7766B552">
                  <wp:simplePos x="0" y="0"/>
                  <wp:positionH relativeFrom="column">
                    <wp:posOffset>1270</wp:posOffset>
                  </wp:positionH>
                  <wp:positionV relativeFrom="paragraph">
                    <wp:posOffset>71562</wp:posOffset>
                  </wp:positionV>
                  <wp:extent cx="4261485" cy="2127885"/>
                  <wp:effectExtent l="0" t="0" r="5715" b="5715"/>
                  <wp:wrapTight wrapText="bothSides">
                    <wp:wrapPolygon edited="0">
                      <wp:start x="0" y="0"/>
                      <wp:lineTo x="0" y="21465"/>
                      <wp:lineTo x="21532" y="21465"/>
                      <wp:lineTo x="2153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1485" cy="2127885"/>
                          </a:xfrm>
                          <a:prstGeom prst="rect">
                            <a:avLst/>
                          </a:prstGeom>
                          <a:noFill/>
                        </pic:spPr>
                      </pic:pic>
                    </a:graphicData>
                  </a:graphic>
                </wp:anchor>
              </w:drawing>
            </w:r>
          </w:p>
        </w:tc>
      </w:tr>
    </w:tbl>
    <w:p w14:paraId="62AD6058" w14:textId="77777777" w:rsidR="004972F9" w:rsidRPr="004972F9" w:rsidRDefault="004972F9" w:rsidP="004972F9">
      <w:pPr>
        <w:spacing w:before="120" w:line="360" w:lineRule="auto"/>
        <w:jc w:val="both"/>
      </w:pPr>
    </w:p>
    <w:p w14:paraId="28AC08B7" w14:textId="64CEF599" w:rsidR="004972F9" w:rsidRPr="004972F9" w:rsidRDefault="004972F9" w:rsidP="004972F9"/>
    <w:p w14:paraId="38BA2361" w14:textId="2FD64D1C" w:rsidR="004778E9" w:rsidRDefault="004778E9">
      <w:r>
        <w:br w:type="page"/>
      </w:r>
    </w:p>
    <w:p w14:paraId="7F09E977" w14:textId="52A12E0F" w:rsidR="00D20ACA" w:rsidRDefault="00C81F9C" w:rsidP="00C81F9C">
      <w:pPr>
        <w:pStyle w:val="Heading2"/>
      </w:pPr>
      <w:bookmarkStart w:id="397" w:name="_Toc119582161"/>
      <w:bookmarkStart w:id="398" w:name="_Toc90580291"/>
      <w:r w:rsidRPr="00C81F9C">
        <w:lastRenderedPageBreak/>
        <w:t>Segment Creations</w:t>
      </w:r>
      <w:bookmarkEnd w:id="397"/>
    </w:p>
    <w:p w14:paraId="3A4E71F7" w14:textId="54B549DB" w:rsidR="00D20ACA" w:rsidRDefault="00C81F9C" w:rsidP="0072151F">
      <w:pPr>
        <w:pStyle w:val="Heading3"/>
      </w:pPr>
      <w:bookmarkStart w:id="399" w:name="_Toc119582162"/>
      <w:r w:rsidRPr="00C81F9C">
        <w:t xml:space="preserve">Segment </w:t>
      </w:r>
      <w:r w:rsidR="00F72786">
        <w:t>Cast</w:t>
      </w:r>
      <w:r w:rsidR="0072151F" w:rsidRPr="0072151F">
        <w:t>ing</w:t>
      </w:r>
      <w:r w:rsidRPr="00C81F9C">
        <w:t xml:space="preserve"> &amp; RFID Tagging</w:t>
      </w:r>
      <w:bookmarkEnd w:id="399"/>
    </w:p>
    <w:p w14:paraId="301A3D8D" w14:textId="0F2D0EB6" w:rsidR="00EF0950" w:rsidRPr="00EF0950" w:rsidRDefault="00F57D37" w:rsidP="00EF0950">
      <w:r>
        <w:object w:dxaOrig="11911" w:dyaOrig="4561" w14:anchorId="5DE40D0B">
          <v:shape id="_x0000_i1027" type="#_x0000_t75" style="width:467.25pt;height:179.25pt" o:ole="">
            <v:imagedata r:id="rId26" o:title=""/>
          </v:shape>
          <o:OLEObject Type="Embed" ProgID="Visio.Drawing.15" ShapeID="_x0000_i1027" DrawAspect="Content" ObjectID="_1730800698" r:id="rId27"/>
        </w:object>
      </w:r>
    </w:p>
    <w:p w14:paraId="6498A31F" w14:textId="50E8AD5F" w:rsidR="00D20ACA" w:rsidRDefault="00D20ACA" w:rsidP="00D20ACA">
      <w:pPr>
        <w:spacing w:after="0"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73DE81D9" w14:textId="77777777" w:rsidTr="006A5FD6">
        <w:tc>
          <w:tcPr>
            <w:tcW w:w="1838" w:type="dxa"/>
            <w:shd w:val="clear" w:color="auto" w:fill="FBE4D5" w:themeFill="accent2" w:themeFillTint="33"/>
          </w:tcPr>
          <w:p w14:paraId="4EB6C4C9" w14:textId="77777777" w:rsidR="00D20ACA" w:rsidRPr="009C2094" w:rsidRDefault="00D20ACA" w:rsidP="006A5FD6">
            <w:pPr>
              <w:spacing w:line="360" w:lineRule="auto"/>
              <w:rPr>
                <w:b/>
              </w:rPr>
            </w:pPr>
            <w:r w:rsidRPr="009C2094">
              <w:rPr>
                <w:b/>
              </w:rPr>
              <w:t>Module  Description</w:t>
            </w:r>
          </w:p>
        </w:tc>
        <w:tc>
          <w:tcPr>
            <w:tcW w:w="7512" w:type="dxa"/>
          </w:tcPr>
          <w:p w14:paraId="54A83BC5" w14:textId="324B8103" w:rsidR="00D20ACA" w:rsidRPr="00D54E7F" w:rsidRDefault="00D20ACA" w:rsidP="00D54E7F">
            <w:pPr>
              <w:spacing w:line="360" w:lineRule="auto"/>
            </w:pPr>
            <w:r w:rsidRPr="00D54E7F">
              <w:t xml:space="preserve">This module will be used to </w:t>
            </w:r>
            <w:r w:rsidR="00C81F9C" w:rsidRPr="00D54E7F">
              <w:t xml:space="preserve">provide facility to map RFI and </w:t>
            </w:r>
            <w:del w:id="400" w:author="BCIL" w:date="2022-11-17T12:17:00Z">
              <w:r w:rsidR="00C81F9C" w:rsidRPr="00D54E7F" w:rsidDel="00F57D37">
                <w:delText xml:space="preserve">Ring </w:delText>
              </w:r>
            </w:del>
            <w:ins w:id="401" w:author="BCIL" w:date="2022-11-17T12:17:00Z">
              <w:r w:rsidR="00F57D37">
                <w:t>Cast</w:t>
              </w:r>
              <w:r w:rsidR="00F57D37" w:rsidRPr="00D54E7F">
                <w:t xml:space="preserve"> </w:t>
              </w:r>
            </w:ins>
            <w:r w:rsidR="00C81F9C" w:rsidRPr="00D54E7F">
              <w:t>Number with the RFID Tag and allocate Segment to Line. Two web links will be uploaded after completion of Yard movement.</w:t>
            </w:r>
            <w:r w:rsidR="008414BA" w:rsidRPr="00D54E7F">
              <w:t xml:space="preserve"> Casting Yard will be for </w:t>
            </w:r>
            <w:r w:rsidR="005374AC" w:rsidRPr="00D54E7F">
              <w:t>ITD</w:t>
            </w:r>
            <w:r w:rsidR="008414BA" w:rsidRPr="00D54E7F">
              <w:t xml:space="preserve"> group and Erection link will be for Site.</w:t>
            </w:r>
          </w:p>
          <w:p w14:paraId="5509CBDB" w14:textId="77777777" w:rsidR="00D20ACA" w:rsidRPr="00D54E7F" w:rsidRDefault="00D20ACA" w:rsidP="00D54E7F">
            <w:pPr>
              <w:spacing w:line="360" w:lineRule="auto"/>
              <w:rPr>
                <w:b/>
                <w:i/>
                <w:color w:val="FF0000"/>
              </w:rPr>
            </w:pPr>
            <w:r w:rsidRPr="00D54E7F">
              <w:rPr>
                <w:b/>
                <w:i/>
              </w:rPr>
              <w:t>*This activity will be done using Web Application.</w:t>
            </w:r>
          </w:p>
        </w:tc>
      </w:tr>
    </w:tbl>
    <w:p w14:paraId="3A285440" w14:textId="77777777" w:rsidR="00D20ACA" w:rsidRDefault="00D20ACA" w:rsidP="00D20ACA">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D20ACA" w14:paraId="1595119D" w14:textId="77777777" w:rsidTr="006A5FD6">
        <w:tc>
          <w:tcPr>
            <w:tcW w:w="1838" w:type="dxa"/>
            <w:shd w:val="clear" w:color="auto" w:fill="FBE4D5" w:themeFill="accent2" w:themeFillTint="33"/>
          </w:tcPr>
          <w:p w14:paraId="3834DCD0"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5F07EEED" w14:textId="4329190C" w:rsidR="00D20ACA" w:rsidRDefault="00694F0D" w:rsidP="00DD529A">
            <w:pPr>
              <w:pStyle w:val="ListParagraph"/>
              <w:numPr>
                <w:ilvl w:val="0"/>
                <w:numId w:val="47"/>
              </w:numPr>
              <w:spacing w:line="360" w:lineRule="auto"/>
            </w:pPr>
            <w:r w:rsidRPr="00694F0D">
              <w:t>Authorized access to the applicatio</w:t>
            </w:r>
            <w:r>
              <w:t>n</w:t>
            </w:r>
            <w:r w:rsidR="00D20ACA">
              <w:t>.</w:t>
            </w:r>
          </w:p>
          <w:p w14:paraId="44FC13EC" w14:textId="2301C3E1" w:rsidR="00D20ACA" w:rsidRDefault="00C6668A" w:rsidP="00DD529A">
            <w:pPr>
              <w:pStyle w:val="ListParagraph"/>
              <w:numPr>
                <w:ilvl w:val="0"/>
                <w:numId w:val="47"/>
              </w:numPr>
              <w:spacing w:line="360" w:lineRule="auto"/>
            </w:pPr>
            <w:r>
              <w:t>Segment RFI number details provided from Customer database</w:t>
            </w:r>
            <w:r w:rsidR="00D20ACA">
              <w:t>.</w:t>
            </w:r>
          </w:p>
        </w:tc>
      </w:tr>
    </w:tbl>
    <w:p w14:paraId="12D17573"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FDEC3B5" w14:textId="77777777" w:rsidTr="006A5FD6">
        <w:trPr>
          <w:trHeight w:val="1455"/>
        </w:trPr>
        <w:tc>
          <w:tcPr>
            <w:tcW w:w="1838" w:type="dxa"/>
            <w:shd w:val="clear" w:color="auto" w:fill="FBE4D5" w:themeFill="accent2" w:themeFillTint="33"/>
          </w:tcPr>
          <w:p w14:paraId="08938636" w14:textId="77777777" w:rsidR="00D20ACA" w:rsidRPr="00CE3DEE" w:rsidRDefault="00D20ACA" w:rsidP="006A5FD6">
            <w:pPr>
              <w:spacing w:line="360" w:lineRule="auto"/>
              <w:rPr>
                <w:b/>
              </w:rPr>
            </w:pPr>
            <w:r w:rsidRPr="00CE3DEE">
              <w:rPr>
                <w:b/>
              </w:rPr>
              <w:t>Process Steps</w:t>
            </w:r>
          </w:p>
        </w:tc>
        <w:tc>
          <w:tcPr>
            <w:tcW w:w="7512" w:type="dxa"/>
          </w:tcPr>
          <w:p w14:paraId="6EDDB2D1" w14:textId="06194649" w:rsidR="00694F0D" w:rsidRDefault="00C6668A" w:rsidP="00DD529A">
            <w:pPr>
              <w:pStyle w:val="ListParagraph"/>
              <w:numPr>
                <w:ilvl w:val="0"/>
                <w:numId w:val="48"/>
              </w:numPr>
              <w:spacing w:after="100" w:line="360" w:lineRule="auto"/>
              <w:jc w:val="both"/>
            </w:pPr>
            <w:r>
              <w:t xml:space="preserve">Select </w:t>
            </w:r>
            <w:r w:rsidR="00860B1C">
              <w:t>/</w:t>
            </w:r>
            <w:r w:rsidRPr="00793EBB">
              <w:t xml:space="preserve">enter </w:t>
            </w:r>
            <w:r w:rsidR="00694F0D" w:rsidRPr="00793EBB">
              <w:t>RFI Number</w:t>
            </w:r>
            <w:r w:rsidR="00694F0D" w:rsidRPr="00694F0D">
              <w:t xml:space="preserve">, </w:t>
            </w:r>
            <w:del w:id="402" w:author="BCIL" w:date="2022-11-17T11:34:00Z">
              <w:r w:rsidR="00694F0D" w:rsidRPr="00694F0D" w:rsidDel="00803706">
                <w:delText xml:space="preserve">Ring </w:delText>
              </w:r>
            </w:del>
            <w:ins w:id="403" w:author="BCIL" w:date="2022-11-17T11:34:00Z">
              <w:r w:rsidR="00803706">
                <w:t>Cast</w:t>
              </w:r>
              <w:r w:rsidR="00803706" w:rsidRPr="00694F0D">
                <w:t xml:space="preserve"> </w:t>
              </w:r>
            </w:ins>
            <w:r w:rsidR="00694F0D" w:rsidRPr="00694F0D">
              <w:t xml:space="preserve">Number, </w:t>
            </w:r>
            <w:r w:rsidRPr="00694F0D">
              <w:t>and Segment</w:t>
            </w:r>
            <w:r w:rsidR="00694F0D" w:rsidRPr="00694F0D">
              <w:t xml:space="preserve"> ID.</w:t>
            </w:r>
          </w:p>
          <w:p w14:paraId="1134B962" w14:textId="2930180A" w:rsidR="00694F0D" w:rsidRDefault="00710154" w:rsidP="00DD529A">
            <w:pPr>
              <w:pStyle w:val="ListParagraph"/>
              <w:numPr>
                <w:ilvl w:val="0"/>
                <w:numId w:val="48"/>
              </w:numPr>
              <w:spacing w:after="100" w:line="360" w:lineRule="auto"/>
              <w:jc w:val="both"/>
            </w:pPr>
            <w:r>
              <w:t>Click on Map,</w:t>
            </w:r>
            <w:r w:rsidR="00C6668A">
              <w:t xml:space="preserve"> the segment </w:t>
            </w:r>
            <w:r>
              <w:t xml:space="preserve">gets mapped </w:t>
            </w:r>
            <w:r w:rsidR="00C6668A">
              <w:t xml:space="preserve">with </w:t>
            </w:r>
            <w:r w:rsidR="00694F0D" w:rsidRPr="00694F0D">
              <w:t>RFID Tag.</w:t>
            </w:r>
          </w:p>
          <w:p w14:paraId="499399E1" w14:textId="08440034" w:rsidR="00D20ACA" w:rsidRDefault="00C6668A" w:rsidP="00DD529A">
            <w:pPr>
              <w:pStyle w:val="ListParagraph"/>
              <w:numPr>
                <w:ilvl w:val="0"/>
                <w:numId w:val="48"/>
              </w:numPr>
              <w:spacing w:after="100" w:line="360" w:lineRule="auto"/>
              <w:jc w:val="both"/>
            </w:pPr>
            <w:r>
              <w:t xml:space="preserve">Corresponding </w:t>
            </w:r>
            <w:r w:rsidRPr="00694F0D">
              <w:t xml:space="preserve">permanent marker </w:t>
            </w:r>
            <w:r w:rsidR="00694F0D" w:rsidRPr="00694F0D">
              <w:t xml:space="preserve">will be used to write </w:t>
            </w:r>
            <w:r w:rsidR="00CE4C4F">
              <w:t>Mould</w:t>
            </w:r>
            <w:r w:rsidR="00694F0D" w:rsidRPr="00694F0D">
              <w:t xml:space="preserve"> ID and Segment ID on it </w:t>
            </w:r>
            <w:r>
              <w:t xml:space="preserve">E.g. </w:t>
            </w:r>
            <w:r w:rsidR="00694F0D" w:rsidRPr="00694F0D">
              <w:t xml:space="preserve">(M1S1 or </w:t>
            </w:r>
            <w:del w:id="404" w:author="BCIL" w:date="2022-11-17T12:13:00Z">
              <w:r w:rsidR="00694F0D" w:rsidRPr="00694F0D" w:rsidDel="00793EBB">
                <w:delText xml:space="preserve">Ring </w:delText>
              </w:r>
            </w:del>
            <w:ins w:id="405" w:author="BCIL" w:date="2022-11-17T12:13:00Z">
              <w:r w:rsidR="00793EBB">
                <w:t>Cast</w:t>
              </w:r>
              <w:r w:rsidR="00793EBB" w:rsidRPr="00694F0D">
                <w:t xml:space="preserve"> </w:t>
              </w:r>
            </w:ins>
            <w:r w:rsidR="00694F0D" w:rsidRPr="00694F0D">
              <w:t>No.)</w:t>
            </w:r>
            <w:r w:rsidR="00694F0D">
              <w:t>.</w:t>
            </w:r>
          </w:p>
          <w:p w14:paraId="3E8330C5" w14:textId="3D73F3B1" w:rsidR="00D20ACA" w:rsidRDefault="00C6668A" w:rsidP="00DD529A">
            <w:pPr>
              <w:pStyle w:val="ListParagraph"/>
              <w:numPr>
                <w:ilvl w:val="0"/>
                <w:numId w:val="48"/>
              </w:numPr>
              <w:spacing w:after="100" w:line="360" w:lineRule="auto"/>
              <w:jc w:val="both"/>
            </w:pPr>
            <w:r>
              <w:t xml:space="preserve">Segment gets allocated to </w:t>
            </w:r>
            <w:r w:rsidR="00694F0D">
              <w:t>line user</w:t>
            </w:r>
            <w:r>
              <w:t xml:space="preserve"> by the system</w:t>
            </w:r>
            <w:r w:rsidR="00D20ACA">
              <w:t>.</w:t>
            </w:r>
          </w:p>
          <w:p w14:paraId="35D083E3" w14:textId="77777777" w:rsidR="00710154" w:rsidRDefault="00694F0D" w:rsidP="00DD529A">
            <w:pPr>
              <w:pStyle w:val="ListParagraph"/>
              <w:numPr>
                <w:ilvl w:val="0"/>
                <w:numId w:val="48"/>
              </w:numPr>
              <w:spacing w:after="100" w:line="360" w:lineRule="auto"/>
              <w:jc w:val="both"/>
            </w:pPr>
            <w:r w:rsidRPr="00694F0D">
              <w:t>System will generate two web links which will get uploaded</w:t>
            </w:r>
            <w:r w:rsidR="00710154">
              <w:t>.</w:t>
            </w:r>
          </w:p>
          <w:p w14:paraId="49F2BBD9" w14:textId="56665B5C" w:rsidR="00D20ACA" w:rsidRDefault="00710154" w:rsidP="00DD529A">
            <w:pPr>
              <w:pStyle w:val="ListParagraph"/>
              <w:numPr>
                <w:ilvl w:val="0"/>
                <w:numId w:val="48"/>
              </w:numPr>
              <w:spacing w:after="100" w:line="360" w:lineRule="auto"/>
              <w:jc w:val="both"/>
            </w:pPr>
            <w:r>
              <w:t>The links can be uploaded after completion of</w:t>
            </w:r>
            <w:r w:rsidR="00694F0D" w:rsidRPr="00694F0D">
              <w:t xml:space="preserve"> Yard Movement</w:t>
            </w:r>
            <w:r w:rsidR="00D20ACA">
              <w:t>.</w:t>
            </w:r>
          </w:p>
          <w:p w14:paraId="01673812" w14:textId="3E7347FB" w:rsidR="00D20ACA" w:rsidRPr="00E15FA1" w:rsidRDefault="00710154" w:rsidP="00DD529A">
            <w:pPr>
              <w:pStyle w:val="ListParagraph"/>
              <w:numPr>
                <w:ilvl w:val="0"/>
                <w:numId w:val="48"/>
              </w:numPr>
              <w:spacing w:after="100" w:line="360" w:lineRule="auto"/>
              <w:jc w:val="both"/>
            </w:pPr>
            <w:r>
              <w:t>Update details in database</w:t>
            </w:r>
            <w:r w:rsidR="00D20ACA">
              <w:t>.</w:t>
            </w:r>
          </w:p>
        </w:tc>
      </w:tr>
    </w:tbl>
    <w:p w14:paraId="5006F5AB" w14:textId="1B60626D"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B39FCA7" w14:textId="77777777" w:rsidTr="006A5FD6">
        <w:tc>
          <w:tcPr>
            <w:tcW w:w="1838" w:type="dxa"/>
            <w:shd w:val="clear" w:color="auto" w:fill="FBE4D5" w:themeFill="accent2" w:themeFillTint="33"/>
          </w:tcPr>
          <w:p w14:paraId="360B8A8C" w14:textId="77777777" w:rsidR="00D20ACA" w:rsidRPr="00CE3DEE" w:rsidRDefault="00D20ACA" w:rsidP="006A5FD6">
            <w:pPr>
              <w:spacing w:line="360" w:lineRule="auto"/>
              <w:rPr>
                <w:b/>
              </w:rPr>
            </w:pPr>
            <w:r w:rsidRPr="00CE3DEE">
              <w:rPr>
                <w:b/>
              </w:rPr>
              <w:t>Post-Conditions</w:t>
            </w:r>
          </w:p>
        </w:tc>
        <w:tc>
          <w:tcPr>
            <w:tcW w:w="7512" w:type="dxa"/>
          </w:tcPr>
          <w:p w14:paraId="2FCBB5B5" w14:textId="77777777" w:rsidR="00D20ACA" w:rsidRPr="00710154" w:rsidRDefault="00F909A9" w:rsidP="00DD529A">
            <w:pPr>
              <w:pStyle w:val="ListParagraph"/>
              <w:numPr>
                <w:ilvl w:val="0"/>
                <w:numId w:val="49"/>
              </w:numPr>
              <w:spacing w:line="360" w:lineRule="auto"/>
              <w:jc w:val="both"/>
              <w:rPr>
                <w:sz w:val="16"/>
                <w:szCs w:val="16"/>
              </w:rPr>
            </w:pPr>
            <w:r>
              <w:t>Segment</w:t>
            </w:r>
            <w:r w:rsidR="00D20ACA">
              <w:t xml:space="preserve"> details will get saved in the database.</w:t>
            </w:r>
          </w:p>
          <w:p w14:paraId="635FBF47" w14:textId="761767E4" w:rsidR="00710154" w:rsidRPr="00694F0D" w:rsidRDefault="00710154" w:rsidP="00DD529A">
            <w:pPr>
              <w:pStyle w:val="ListParagraph"/>
              <w:numPr>
                <w:ilvl w:val="0"/>
                <w:numId w:val="49"/>
              </w:numPr>
              <w:spacing w:line="360" w:lineRule="auto"/>
              <w:jc w:val="both"/>
              <w:rPr>
                <w:sz w:val="16"/>
                <w:szCs w:val="16"/>
              </w:rPr>
            </w:pPr>
            <w:r>
              <w:t>Segment allocated to line user.</w:t>
            </w:r>
          </w:p>
        </w:tc>
      </w:tr>
    </w:tbl>
    <w:p w14:paraId="2A9E8828"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DE839EF" w14:textId="77777777" w:rsidTr="006A5FD6">
        <w:tc>
          <w:tcPr>
            <w:tcW w:w="1838" w:type="dxa"/>
            <w:shd w:val="clear" w:color="auto" w:fill="FBE4D5" w:themeFill="accent2" w:themeFillTint="33"/>
          </w:tcPr>
          <w:p w14:paraId="1EDA392E" w14:textId="77777777" w:rsidR="00D20ACA" w:rsidRPr="00CE3DEE" w:rsidRDefault="00D20ACA" w:rsidP="006A5FD6">
            <w:pPr>
              <w:spacing w:line="360" w:lineRule="auto"/>
              <w:rPr>
                <w:b/>
              </w:rPr>
            </w:pPr>
            <w:r w:rsidRPr="00CE3DEE">
              <w:rPr>
                <w:b/>
              </w:rPr>
              <w:lastRenderedPageBreak/>
              <w:t>Validations</w:t>
            </w:r>
          </w:p>
        </w:tc>
        <w:tc>
          <w:tcPr>
            <w:tcW w:w="7512" w:type="dxa"/>
          </w:tcPr>
          <w:p w14:paraId="34D05A9A" w14:textId="773FF351" w:rsidR="00D20ACA" w:rsidRDefault="00D20ACA" w:rsidP="00DD529A">
            <w:pPr>
              <w:pStyle w:val="ListParagraph"/>
              <w:numPr>
                <w:ilvl w:val="0"/>
                <w:numId w:val="50"/>
              </w:numPr>
              <w:spacing w:line="360" w:lineRule="auto"/>
            </w:pPr>
            <w:r>
              <w:t xml:space="preserve">An alert should be displayed in case invalid </w:t>
            </w:r>
            <w:r w:rsidR="00F909A9">
              <w:t>RFI number</w:t>
            </w:r>
            <w:r>
              <w:t xml:space="preserve"> is </w:t>
            </w:r>
            <w:r w:rsidR="00710154">
              <w:t>entered</w:t>
            </w:r>
            <w:r>
              <w:t>.</w:t>
            </w:r>
          </w:p>
          <w:p w14:paraId="383084F6" w14:textId="3B2C83FE" w:rsidR="00D20ACA" w:rsidRDefault="00D20ACA" w:rsidP="00DD529A">
            <w:pPr>
              <w:pStyle w:val="ListParagraph"/>
              <w:numPr>
                <w:ilvl w:val="0"/>
                <w:numId w:val="50"/>
              </w:numPr>
              <w:spacing w:line="360" w:lineRule="auto"/>
            </w:pPr>
            <w:r>
              <w:t xml:space="preserve">An alert should be displayed in case </w:t>
            </w:r>
            <w:r w:rsidR="00F909A9">
              <w:t>Segment</w:t>
            </w:r>
            <w:r>
              <w:t xml:space="preserve"> </w:t>
            </w:r>
            <w:r w:rsidR="00710154">
              <w:t>details not mapped with RFID</w:t>
            </w:r>
            <w:r>
              <w:t>.</w:t>
            </w:r>
          </w:p>
          <w:p w14:paraId="3D4D3DEB" w14:textId="77777777" w:rsidR="00D20ACA" w:rsidRDefault="00D20ACA" w:rsidP="00DD529A">
            <w:pPr>
              <w:pStyle w:val="ListParagraph"/>
              <w:numPr>
                <w:ilvl w:val="0"/>
                <w:numId w:val="50"/>
              </w:numPr>
              <w:spacing w:line="360" w:lineRule="auto"/>
            </w:pPr>
            <w:r>
              <w:t xml:space="preserve">An alert should be displayed in case </w:t>
            </w:r>
            <w:r w:rsidRPr="00D20ACA">
              <w:t xml:space="preserve">invalid </w:t>
            </w:r>
            <w:r w:rsidR="00F909A9">
              <w:t>Segment</w:t>
            </w:r>
            <w:r>
              <w:t xml:space="preserve"> Code is selected.</w:t>
            </w:r>
          </w:p>
          <w:p w14:paraId="477851D5" w14:textId="5CB01813" w:rsidR="00DC6929" w:rsidRDefault="008323D6" w:rsidP="00DD529A">
            <w:pPr>
              <w:pStyle w:val="ListParagraph"/>
              <w:numPr>
                <w:ilvl w:val="0"/>
                <w:numId w:val="50"/>
              </w:numPr>
            </w:pPr>
            <w:r w:rsidRPr="008323D6">
              <w:t>An alert message is displayed in case of any error / invalid activity.</w:t>
            </w:r>
          </w:p>
        </w:tc>
      </w:tr>
    </w:tbl>
    <w:p w14:paraId="75C440BE" w14:textId="374ADEE2" w:rsidR="00D20ACA" w:rsidRDefault="00D20ACA" w:rsidP="00D20ACA"/>
    <w:tbl>
      <w:tblPr>
        <w:tblStyle w:val="TableGrid11"/>
        <w:tblW w:w="9355" w:type="dxa"/>
        <w:tblLayout w:type="fixed"/>
        <w:tblLook w:val="04A0" w:firstRow="1" w:lastRow="0" w:firstColumn="1" w:lastColumn="0" w:noHBand="0" w:noVBand="1"/>
      </w:tblPr>
      <w:tblGrid>
        <w:gridCol w:w="1795"/>
        <w:gridCol w:w="7560"/>
      </w:tblGrid>
      <w:tr w:rsidR="00224A30" w:rsidRPr="009E634E" w14:paraId="7B6EE028" w14:textId="77777777" w:rsidTr="0044647C">
        <w:trPr>
          <w:trHeight w:val="3436"/>
        </w:trPr>
        <w:tc>
          <w:tcPr>
            <w:tcW w:w="1795" w:type="dxa"/>
            <w:shd w:val="clear" w:color="auto" w:fill="FBE4D5" w:themeFill="accent2" w:themeFillTint="33"/>
          </w:tcPr>
          <w:p w14:paraId="7A78D2A0" w14:textId="77777777" w:rsidR="00224A30" w:rsidRDefault="00224A30" w:rsidP="00224A30">
            <w:pPr>
              <w:spacing w:line="360" w:lineRule="auto"/>
              <w:rPr>
                <w:b/>
              </w:rPr>
            </w:pPr>
            <w:r>
              <w:rPr>
                <w:b/>
              </w:rPr>
              <w:t>Sample Screen</w:t>
            </w:r>
          </w:p>
        </w:tc>
        <w:tc>
          <w:tcPr>
            <w:tcW w:w="7560" w:type="dxa"/>
          </w:tcPr>
          <w:p w14:paraId="08352F93" w14:textId="7200D4F6" w:rsidR="00224A30" w:rsidRPr="009E634E" w:rsidRDefault="00F57D37" w:rsidP="00224A30">
            <w:pPr>
              <w:spacing w:line="360" w:lineRule="auto"/>
            </w:pPr>
            <w:ins w:id="406" w:author="BCIL" w:date="2022-11-17T12:21:00Z">
              <w:r>
                <w:rPr>
                  <w:noProof/>
                </w:rPr>
                <w:drawing>
                  <wp:anchor distT="0" distB="0" distL="114300" distR="114300" simplePos="0" relativeHeight="253130752" behindDoc="1" locked="0" layoutInCell="1" allowOverlap="1" wp14:anchorId="2B0624B2" wp14:editId="6B5B6370">
                    <wp:simplePos x="0" y="0"/>
                    <wp:positionH relativeFrom="column">
                      <wp:posOffset>-29845</wp:posOffset>
                    </wp:positionH>
                    <wp:positionV relativeFrom="paragraph">
                      <wp:posOffset>66675</wp:posOffset>
                    </wp:positionV>
                    <wp:extent cx="4666615" cy="2066925"/>
                    <wp:effectExtent l="0" t="0" r="635" b="9525"/>
                    <wp:wrapTight wrapText="bothSides">
                      <wp:wrapPolygon edited="0">
                        <wp:start x="0" y="0"/>
                        <wp:lineTo x="0" y="21500"/>
                        <wp:lineTo x="21515" y="21500"/>
                        <wp:lineTo x="2151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6615" cy="2066925"/>
                            </a:xfrm>
                            <a:prstGeom prst="rect">
                              <a:avLst/>
                            </a:prstGeom>
                            <a:noFill/>
                          </pic:spPr>
                        </pic:pic>
                      </a:graphicData>
                    </a:graphic>
                    <wp14:sizeRelH relativeFrom="margin">
                      <wp14:pctWidth>0</wp14:pctWidth>
                    </wp14:sizeRelH>
                  </wp:anchor>
                </w:drawing>
              </w:r>
            </w:ins>
            <w:del w:id="407" w:author="BCIL" w:date="2022-11-17T11:00:00Z">
              <w:r w:rsidR="007151A6" w:rsidDel="00BC348D">
                <w:rPr>
                  <w:noProof/>
                </w:rPr>
                <w:drawing>
                  <wp:anchor distT="0" distB="0" distL="114300" distR="114300" simplePos="0" relativeHeight="253096960" behindDoc="1" locked="0" layoutInCell="1" allowOverlap="1" wp14:anchorId="144EFBBD" wp14:editId="24F6D7AE">
                    <wp:simplePos x="0" y="0"/>
                    <wp:positionH relativeFrom="column">
                      <wp:posOffset>-11430</wp:posOffset>
                    </wp:positionH>
                    <wp:positionV relativeFrom="paragraph">
                      <wp:posOffset>59690</wp:posOffset>
                    </wp:positionV>
                    <wp:extent cx="4648200" cy="2310765"/>
                    <wp:effectExtent l="0" t="0" r="0" b="0"/>
                    <wp:wrapTight wrapText="bothSides">
                      <wp:wrapPolygon edited="0">
                        <wp:start x="0" y="0"/>
                        <wp:lineTo x="0" y="21369"/>
                        <wp:lineTo x="21511" y="21369"/>
                        <wp:lineTo x="2151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0" cy="2310765"/>
                            </a:xfrm>
                            <a:prstGeom prst="rect">
                              <a:avLst/>
                            </a:prstGeom>
                            <a:noFill/>
                          </pic:spPr>
                        </pic:pic>
                      </a:graphicData>
                    </a:graphic>
                    <wp14:sizeRelH relativeFrom="margin">
                      <wp14:pctWidth>0</wp14:pctWidth>
                    </wp14:sizeRelH>
                  </wp:anchor>
                </w:drawing>
              </w:r>
            </w:del>
          </w:p>
        </w:tc>
      </w:tr>
    </w:tbl>
    <w:p w14:paraId="605EB34B" w14:textId="77777777" w:rsidR="00224A30" w:rsidRDefault="00224A30" w:rsidP="00D20ACA">
      <w:commentRangeStart w:id="408"/>
    </w:p>
    <w:p w14:paraId="2C112B80" w14:textId="49BE2DC4" w:rsidR="00224A30" w:rsidRPr="00511A61" w:rsidDel="00F57D37" w:rsidRDefault="00511A61" w:rsidP="00D20ACA">
      <w:pPr>
        <w:rPr>
          <w:del w:id="409" w:author="BCIL" w:date="2022-11-17T12:22:00Z"/>
          <w:highlight w:val="yellow"/>
        </w:rPr>
      </w:pPr>
      <w:del w:id="410" w:author="BCIL" w:date="2022-11-17T12:22:00Z">
        <w:r w:rsidRPr="00511A61" w:rsidDel="00F57D37">
          <w:rPr>
            <w:highlight w:val="yellow"/>
          </w:rPr>
          <w:delText xml:space="preserve">Change Screen field Ring No </w:delText>
        </w:r>
        <w:r w:rsidRPr="00511A61" w:rsidDel="00F57D37">
          <w:rPr>
            <w:highlight w:val="yellow"/>
          </w:rPr>
          <w:sym w:font="Wingdings" w:char="F0E0"/>
        </w:r>
        <w:r w:rsidRPr="00511A61" w:rsidDel="00F57D37">
          <w:rPr>
            <w:highlight w:val="yellow"/>
          </w:rPr>
          <w:delText xml:space="preserve"> Cast No.</w:delText>
        </w:r>
      </w:del>
    </w:p>
    <w:p w14:paraId="67C1A368" w14:textId="7B154A25" w:rsidR="00511A61" w:rsidDel="00F57D37" w:rsidRDefault="00511A61" w:rsidP="00D20ACA">
      <w:pPr>
        <w:rPr>
          <w:del w:id="411" w:author="BCIL" w:date="2022-11-17T12:22:00Z"/>
        </w:rPr>
      </w:pPr>
      <w:del w:id="412" w:author="BCIL" w:date="2022-11-17T12:22:00Z">
        <w:r w:rsidRPr="00511A61" w:rsidDel="00F57D37">
          <w:rPr>
            <w:highlight w:val="yellow"/>
          </w:rPr>
          <w:delText xml:space="preserve">Segment No. </w:delText>
        </w:r>
        <w:r w:rsidRPr="00511A61" w:rsidDel="00F57D37">
          <w:rPr>
            <w:highlight w:val="yellow"/>
          </w:rPr>
          <w:sym w:font="Wingdings" w:char="F0E0"/>
        </w:r>
        <w:r w:rsidRPr="00511A61" w:rsidDel="00F57D37">
          <w:rPr>
            <w:highlight w:val="yellow"/>
          </w:rPr>
          <w:delText>Segment Type</w:delText>
        </w:r>
      </w:del>
    </w:p>
    <w:commentRangeEnd w:id="408"/>
    <w:p w14:paraId="29BE8C84" w14:textId="77777777" w:rsidR="00224A30" w:rsidRDefault="00D5352A" w:rsidP="00D20ACA">
      <w:r>
        <w:rPr>
          <w:rStyle w:val="CommentReference"/>
        </w:rPr>
        <w:commentReference w:id="408"/>
      </w:r>
    </w:p>
    <w:p w14:paraId="4E554750" w14:textId="77777777" w:rsidR="00D20ACA" w:rsidRDefault="00D20ACA">
      <w:r>
        <w:br w:type="page"/>
      </w:r>
    </w:p>
    <w:p w14:paraId="010372B3" w14:textId="43FD1385" w:rsidR="00D20ACA" w:rsidRDefault="00AD7AB6" w:rsidP="00F909A9">
      <w:pPr>
        <w:pStyle w:val="Heading3"/>
      </w:pPr>
      <w:bookmarkStart w:id="413" w:name="_Toc119582163"/>
      <w:r>
        <w:lastRenderedPageBreak/>
        <w:t>RFID T</w:t>
      </w:r>
      <w:r w:rsidR="000A3A8B">
        <w:t>ag</w:t>
      </w:r>
      <w:r>
        <w:t xml:space="preserve"> </w:t>
      </w:r>
      <w:r w:rsidR="00CE4C4F">
        <w:t>Mould</w:t>
      </w:r>
      <w:r w:rsidR="00F909A9" w:rsidRPr="00F909A9">
        <w:t>ing</w:t>
      </w:r>
      <w:bookmarkEnd w:id="413"/>
    </w:p>
    <w:p w14:paraId="7374CD80" w14:textId="6FF424D4" w:rsidR="006C7748" w:rsidRPr="006C7748" w:rsidRDefault="00EF0950" w:rsidP="006C7748">
      <w:r>
        <w:object w:dxaOrig="12076" w:dyaOrig="5460" w14:anchorId="1D10D3F3">
          <v:shape id="_x0000_i1028" type="#_x0000_t75" style="width:468pt;height:210.75pt" o:ole="">
            <v:imagedata r:id="rId32" o:title=""/>
          </v:shape>
          <o:OLEObject Type="Embed" ProgID="Visio.Drawing.15" ShapeID="_x0000_i1028" DrawAspect="Content" ObjectID="_1730800699" r:id="rId33"/>
        </w:object>
      </w:r>
    </w:p>
    <w:p w14:paraId="3AD11B74" w14:textId="13C10E1A" w:rsidR="00D20ACA" w:rsidRDefault="00D20ACA" w:rsidP="00860B1C">
      <w:pPr>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1118C038" w14:textId="77777777" w:rsidTr="006A5FD6">
        <w:tc>
          <w:tcPr>
            <w:tcW w:w="1838" w:type="dxa"/>
            <w:shd w:val="clear" w:color="auto" w:fill="FBE4D5" w:themeFill="accent2" w:themeFillTint="33"/>
          </w:tcPr>
          <w:p w14:paraId="0316F2DB" w14:textId="77777777" w:rsidR="00D20ACA" w:rsidRPr="009C2094" w:rsidRDefault="00D20ACA" w:rsidP="006A5FD6">
            <w:pPr>
              <w:spacing w:line="360" w:lineRule="auto"/>
              <w:rPr>
                <w:b/>
              </w:rPr>
            </w:pPr>
            <w:r w:rsidRPr="009C2094">
              <w:rPr>
                <w:b/>
              </w:rPr>
              <w:t>Module  Description</w:t>
            </w:r>
          </w:p>
        </w:tc>
        <w:tc>
          <w:tcPr>
            <w:tcW w:w="7512" w:type="dxa"/>
          </w:tcPr>
          <w:p w14:paraId="29BB4A29" w14:textId="342598D2" w:rsidR="00D20ACA" w:rsidRPr="00B60A3A" w:rsidRDefault="00D20ACA" w:rsidP="00511A61">
            <w:pPr>
              <w:spacing w:line="360" w:lineRule="auto"/>
            </w:pPr>
            <w:r>
              <w:t xml:space="preserve">This module </w:t>
            </w:r>
            <w:r w:rsidR="00D218C9">
              <w:t xml:space="preserve">is </w:t>
            </w:r>
            <w:r w:rsidR="00D218C9" w:rsidRPr="00D218C9">
              <w:t xml:space="preserve">Segment </w:t>
            </w:r>
            <w:r w:rsidR="00CE4C4F">
              <w:t>Mould</w:t>
            </w:r>
            <w:r w:rsidR="00D218C9" w:rsidRPr="00D218C9">
              <w:t>ing is done based on the RFID tag confirmation. System will be validated with RFID tag</w:t>
            </w:r>
            <w:r w:rsidR="00D218C9">
              <w:t xml:space="preserve"> and start the concrete pouring</w:t>
            </w:r>
            <w:r>
              <w:t>.</w:t>
            </w:r>
            <w:r w:rsidR="00F35CD8">
              <w:t xml:space="preserve"> </w:t>
            </w:r>
            <w:r w:rsidR="00F35CD8" w:rsidRPr="00F35CD8">
              <w:t xml:space="preserve">Concrete is set for </w:t>
            </w:r>
            <w:r w:rsidR="00511A61">
              <w:t>12 or less</w:t>
            </w:r>
            <w:r w:rsidR="00F35CD8" w:rsidRPr="00F35CD8">
              <w:t xml:space="preserve"> hours</w:t>
            </w:r>
            <w:r w:rsidR="00511A61">
              <w:t xml:space="preserve"> (Configurable)</w:t>
            </w:r>
            <w:r w:rsidR="00F35CD8" w:rsidRPr="00F35CD8">
              <w:t>.</w:t>
            </w:r>
          </w:p>
        </w:tc>
      </w:tr>
    </w:tbl>
    <w:p w14:paraId="7D92D618" w14:textId="77777777" w:rsidR="00D20ACA" w:rsidRDefault="00D20ACA" w:rsidP="00D20ACA">
      <w:pPr>
        <w:tabs>
          <w:tab w:val="left" w:pos="4045"/>
        </w:tabs>
        <w:spacing w:line="360" w:lineRule="auto"/>
      </w:pPr>
    </w:p>
    <w:tbl>
      <w:tblPr>
        <w:tblStyle w:val="TableGrid"/>
        <w:tblW w:w="0" w:type="auto"/>
        <w:tblLook w:val="04A0" w:firstRow="1" w:lastRow="0" w:firstColumn="1" w:lastColumn="0" w:noHBand="0" w:noVBand="1"/>
      </w:tblPr>
      <w:tblGrid>
        <w:gridCol w:w="1838"/>
        <w:gridCol w:w="7512"/>
      </w:tblGrid>
      <w:tr w:rsidR="00D20ACA" w14:paraId="70E52DE8" w14:textId="77777777" w:rsidTr="006A5FD6">
        <w:tc>
          <w:tcPr>
            <w:tcW w:w="1838" w:type="dxa"/>
            <w:shd w:val="clear" w:color="auto" w:fill="FBE4D5" w:themeFill="accent2" w:themeFillTint="33"/>
          </w:tcPr>
          <w:p w14:paraId="052C47F0"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731E65CF" w14:textId="177D4002" w:rsidR="00D20ACA" w:rsidRDefault="00D20ACA" w:rsidP="00DD529A">
            <w:pPr>
              <w:pStyle w:val="CommentText"/>
              <w:numPr>
                <w:ilvl w:val="0"/>
                <w:numId w:val="56"/>
              </w:numPr>
              <w:spacing w:line="360" w:lineRule="auto"/>
            </w:pPr>
            <w:r>
              <w:t xml:space="preserve">Material should have </w:t>
            </w:r>
            <w:r w:rsidR="00CE4C4F">
              <w:t>MOULD</w:t>
            </w:r>
            <w:r w:rsidR="00D133D7">
              <w:t xml:space="preserve"> </w:t>
            </w:r>
            <w:r w:rsidR="00547F8C">
              <w:t xml:space="preserve">ID </w:t>
            </w:r>
            <w:r w:rsidR="00D133D7">
              <w:t>tags.</w:t>
            </w:r>
          </w:p>
          <w:p w14:paraId="0ED0875A" w14:textId="09DFF47A" w:rsidR="00D133D7" w:rsidRDefault="00CE4C4F" w:rsidP="00DD529A">
            <w:pPr>
              <w:pStyle w:val="CommentText"/>
              <w:numPr>
                <w:ilvl w:val="0"/>
                <w:numId w:val="56"/>
              </w:numPr>
              <w:spacing w:line="360" w:lineRule="auto"/>
            </w:pPr>
            <w:r>
              <w:t>Mould</w:t>
            </w:r>
            <w:r w:rsidR="00D133D7">
              <w:t xml:space="preserve"> to be iron cased with tag attached to it.</w:t>
            </w:r>
          </w:p>
        </w:tc>
      </w:tr>
    </w:tbl>
    <w:p w14:paraId="231F0F8D"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27C24658" w14:textId="77777777" w:rsidTr="006A5FD6">
        <w:trPr>
          <w:trHeight w:val="1455"/>
        </w:trPr>
        <w:tc>
          <w:tcPr>
            <w:tcW w:w="1838" w:type="dxa"/>
            <w:shd w:val="clear" w:color="auto" w:fill="FBE4D5" w:themeFill="accent2" w:themeFillTint="33"/>
          </w:tcPr>
          <w:p w14:paraId="79A447D8" w14:textId="77777777" w:rsidR="00D20ACA" w:rsidRPr="00CE3DEE" w:rsidRDefault="00D20ACA" w:rsidP="006A5FD6">
            <w:pPr>
              <w:spacing w:line="360" w:lineRule="auto"/>
              <w:rPr>
                <w:b/>
              </w:rPr>
            </w:pPr>
            <w:r w:rsidRPr="00CE3DEE">
              <w:rPr>
                <w:b/>
              </w:rPr>
              <w:t>Process Steps</w:t>
            </w:r>
          </w:p>
        </w:tc>
        <w:tc>
          <w:tcPr>
            <w:tcW w:w="7512" w:type="dxa"/>
          </w:tcPr>
          <w:p w14:paraId="2E652F71" w14:textId="30DD3B7A" w:rsidR="00D20ACA" w:rsidRDefault="00710154" w:rsidP="00DD529A">
            <w:pPr>
              <w:pStyle w:val="ListParagraph"/>
              <w:numPr>
                <w:ilvl w:val="0"/>
                <w:numId w:val="51"/>
              </w:numPr>
              <w:spacing w:after="100" w:line="360" w:lineRule="auto"/>
              <w:jc w:val="both"/>
            </w:pPr>
            <w:r>
              <w:t xml:space="preserve">Scan the </w:t>
            </w:r>
            <w:r w:rsidR="00CE4C4F">
              <w:t>Mould</w:t>
            </w:r>
            <w:r w:rsidR="00F909A9" w:rsidRPr="00F909A9">
              <w:t xml:space="preserve"> Tag</w:t>
            </w:r>
            <w:r>
              <w:t xml:space="preserve"> Number</w:t>
            </w:r>
            <w:r w:rsidR="00F909A9" w:rsidRPr="00F909A9">
              <w:t>.</w:t>
            </w:r>
          </w:p>
          <w:p w14:paraId="7AD9D332" w14:textId="1BA5FE17" w:rsidR="00D20ACA" w:rsidRDefault="00F909A9" w:rsidP="00DD529A">
            <w:pPr>
              <w:pStyle w:val="ListParagraph"/>
              <w:numPr>
                <w:ilvl w:val="0"/>
                <w:numId w:val="51"/>
              </w:numPr>
              <w:spacing w:after="100" w:line="360" w:lineRule="auto"/>
              <w:jc w:val="both"/>
            </w:pPr>
            <w:r w:rsidRPr="00F909A9">
              <w:t xml:space="preserve">Scan </w:t>
            </w:r>
            <w:r w:rsidR="00710154">
              <w:t xml:space="preserve">the </w:t>
            </w:r>
            <w:r w:rsidRPr="00F909A9">
              <w:t xml:space="preserve">Segment </w:t>
            </w:r>
            <w:r w:rsidR="00710154">
              <w:t xml:space="preserve">of the </w:t>
            </w:r>
            <w:r w:rsidRPr="00F909A9">
              <w:t>RFID Tag</w:t>
            </w:r>
            <w:r w:rsidR="00D20ACA">
              <w:t>.</w:t>
            </w:r>
          </w:p>
          <w:p w14:paraId="11881A81" w14:textId="46F959E2" w:rsidR="00D20ACA" w:rsidRDefault="00F909A9" w:rsidP="00DD529A">
            <w:pPr>
              <w:pStyle w:val="ListParagraph"/>
              <w:numPr>
                <w:ilvl w:val="0"/>
                <w:numId w:val="51"/>
              </w:numPr>
              <w:spacing w:after="100" w:line="360" w:lineRule="auto"/>
              <w:jc w:val="both"/>
            </w:pPr>
            <w:r w:rsidRPr="00F909A9">
              <w:t xml:space="preserve">System </w:t>
            </w:r>
            <w:r w:rsidR="00710154">
              <w:t>validate the</w:t>
            </w:r>
            <w:r w:rsidRPr="00F909A9">
              <w:t xml:space="preserve"> </w:t>
            </w:r>
            <w:r w:rsidR="00CE4C4F">
              <w:t>Mould</w:t>
            </w:r>
            <w:r w:rsidRPr="00F909A9">
              <w:t xml:space="preserve"> ID and Segment ID</w:t>
            </w:r>
            <w:r w:rsidR="00D20ACA">
              <w:t>.</w:t>
            </w:r>
          </w:p>
          <w:p w14:paraId="6A987B00" w14:textId="226A843E" w:rsidR="008323D6" w:rsidRPr="008323D6" w:rsidRDefault="008323D6" w:rsidP="008323D6">
            <w:pPr>
              <w:pStyle w:val="ListParagraph"/>
              <w:spacing w:after="100" w:line="360" w:lineRule="auto"/>
              <w:ind w:left="360"/>
              <w:jc w:val="both"/>
              <w:rPr>
                <w:i/>
                <w:color w:val="FF0000"/>
              </w:rPr>
            </w:pPr>
            <w:r w:rsidRPr="008323D6">
              <w:rPr>
                <w:i/>
                <w:color w:val="FF0000"/>
              </w:rPr>
              <w:t xml:space="preserve">*Incase </w:t>
            </w:r>
            <w:r w:rsidR="00CE4C4F">
              <w:rPr>
                <w:i/>
                <w:color w:val="FF0000"/>
              </w:rPr>
              <w:t>Mould</w:t>
            </w:r>
            <w:r w:rsidRPr="008323D6">
              <w:rPr>
                <w:i/>
                <w:color w:val="FF0000"/>
              </w:rPr>
              <w:t xml:space="preserve"> ID and Segment not matched to be rechecked again</w:t>
            </w:r>
            <w:r>
              <w:rPr>
                <w:i/>
                <w:color w:val="FF0000"/>
              </w:rPr>
              <w:t>.</w:t>
            </w:r>
          </w:p>
          <w:p w14:paraId="2D6D8BB9" w14:textId="533B3A4E" w:rsidR="00D20ACA" w:rsidRDefault="00FB0BBC" w:rsidP="00DD529A">
            <w:pPr>
              <w:pStyle w:val="ListParagraph"/>
              <w:numPr>
                <w:ilvl w:val="0"/>
                <w:numId w:val="51"/>
              </w:numPr>
              <w:spacing w:after="100" w:line="360" w:lineRule="auto"/>
              <w:jc w:val="both"/>
            </w:pPr>
            <w:r>
              <w:t xml:space="preserve">Validated </w:t>
            </w:r>
            <w:r w:rsidR="00F909A9" w:rsidRPr="00F909A9">
              <w:t xml:space="preserve">RFID Tag </w:t>
            </w:r>
            <w:r>
              <w:t xml:space="preserve">to be join </w:t>
            </w:r>
            <w:r w:rsidR="00F909A9" w:rsidRPr="00F909A9">
              <w:t xml:space="preserve">in </w:t>
            </w:r>
            <w:r>
              <w:t xml:space="preserve">the </w:t>
            </w:r>
            <w:r w:rsidR="00CE4C4F">
              <w:t>Mould</w:t>
            </w:r>
            <w:del w:id="414" w:author="BCIL" w:date="2022-11-24T12:16:00Z">
              <w:r w:rsidR="00F909A9" w:rsidRPr="00F909A9" w:rsidDel="00927CE8">
                <w:delText xml:space="preserve"> Rod</w:delText>
              </w:r>
            </w:del>
            <w:r w:rsidR="00D20ACA">
              <w:t>.</w:t>
            </w:r>
          </w:p>
          <w:p w14:paraId="1BAE3141" w14:textId="339D5867" w:rsidR="008414BA" w:rsidRPr="008414BA" w:rsidRDefault="008414BA" w:rsidP="008414BA">
            <w:pPr>
              <w:pStyle w:val="ListParagraph"/>
              <w:spacing w:after="100" w:line="360" w:lineRule="auto"/>
              <w:ind w:left="360"/>
              <w:jc w:val="both"/>
              <w:rPr>
                <w:i/>
                <w:color w:val="FF0000"/>
              </w:rPr>
            </w:pPr>
            <w:r w:rsidRPr="008414BA">
              <w:rPr>
                <w:i/>
                <w:color w:val="FF0000"/>
              </w:rPr>
              <w:t>*In Rebar cage RFID Tags will be fixed.</w:t>
            </w:r>
          </w:p>
          <w:p w14:paraId="3DD4CCD1" w14:textId="6FB9967B" w:rsidR="00D20ACA" w:rsidRPr="00E15FA1" w:rsidRDefault="00853CFD" w:rsidP="00DD529A">
            <w:pPr>
              <w:pStyle w:val="ListParagraph"/>
              <w:numPr>
                <w:ilvl w:val="0"/>
                <w:numId w:val="51"/>
              </w:numPr>
              <w:spacing w:after="100" w:line="360" w:lineRule="auto"/>
              <w:jc w:val="both"/>
            </w:pPr>
            <w:r>
              <w:t>Details will be saved in the database.</w:t>
            </w:r>
          </w:p>
        </w:tc>
      </w:tr>
    </w:tbl>
    <w:p w14:paraId="63115E55"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048D5E3D" w14:textId="77777777" w:rsidTr="006A5FD6">
        <w:tc>
          <w:tcPr>
            <w:tcW w:w="1838" w:type="dxa"/>
            <w:shd w:val="clear" w:color="auto" w:fill="FBE4D5" w:themeFill="accent2" w:themeFillTint="33"/>
          </w:tcPr>
          <w:p w14:paraId="2C5CBDD8" w14:textId="77777777" w:rsidR="00D20ACA" w:rsidRPr="00CE3DEE" w:rsidRDefault="00D20ACA" w:rsidP="006A5FD6">
            <w:pPr>
              <w:spacing w:line="360" w:lineRule="auto"/>
              <w:rPr>
                <w:b/>
              </w:rPr>
            </w:pPr>
            <w:r w:rsidRPr="00CE3DEE">
              <w:rPr>
                <w:b/>
              </w:rPr>
              <w:t>Post-Conditions</w:t>
            </w:r>
          </w:p>
        </w:tc>
        <w:tc>
          <w:tcPr>
            <w:tcW w:w="7512" w:type="dxa"/>
          </w:tcPr>
          <w:p w14:paraId="7CEBCE93" w14:textId="76CADCBC" w:rsidR="00D20ACA" w:rsidRPr="009D25BB" w:rsidRDefault="00853CFD" w:rsidP="00DD529A">
            <w:pPr>
              <w:pStyle w:val="CommentText"/>
              <w:numPr>
                <w:ilvl w:val="0"/>
                <w:numId w:val="52"/>
              </w:numPr>
              <w:spacing w:line="360" w:lineRule="auto"/>
              <w:rPr>
                <w:rStyle w:val="CommentReference"/>
              </w:rPr>
            </w:pPr>
            <w:r w:rsidRPr="00853CFD">
              <w:t>Segment details will get saved in the database.</w:t>
            </w:r>
          </w:p>
          <w:p w14:paraId="7D60C5B3" w14:textId="16C0C8CF" w:rsidR="00853CFD" w:rsidRDefault="00AC128D" w:rsidP="00DD529A">
            <w:pPr>
              <w:pStyle w:val="CommentText"/>
              <w:numPr>
                <w:ilvl w:val="0"/>
                <w:numId w:val="52"/>
              </w:numPr>
              <w:spacing w:line="360" w:lineRule="auto"/>
            </w:pPr>
            <w:r>
              <w:t xml:space="preserve">Segment RFID tag attached with the </w:t>
            </w:r>
            <w:r w:rsidR="00CE4C4F">
              <w:t>Mould</w:t>
            </w:r>
            <w:r>
              <w:t>ing material.</w:t>
            </w:r>
          </w:p>
        </w:tc>
      </w:tr>
    </w:tbl>
    <w:p w14:paraId="3E650787" w14:textId="77777777" w:rsidR="00D20ACA" w:rsidRDefault="00D20ACA" w:rsidP="00D20ACA">
      <w:pPr>
        <w:spacing w:after="0" w:line="360" w:lineRule="auto"/>
      </w:pPr>
    </w:p>
    <w:p w14:paraId="645BE592" w14:textId="77777777" w:rsidR="004F4226" w:rsidRDefault="004F4226" w:rsidP="00D20ACA">
      <w:pPr>
        <w:spacing w:after="0" w:line="360" w:lineRule="auto"/>
      </w:pPr>
    </w:p>
    <w:p w14:paraId="0435C8BD" w14:textId="77777777" w:rsidR="00EF0950" w:rsidRDefault="00EF0950"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67A2F88E" w14:textId="77777777" w:rsidTr="006A5FD6">
        <w:tc>
          <w:tcPr>
            <w:tcW w:w="1838" w:type="dxa"/>
            <w:shd w:val="clear" w:color="auto" w:fill="FBE4D5" w:themeFill="accent2" w:themeFillTint="33"/>
          </w:tcPr>
          <w:p w14:paraId="44DE96D1" w14:textId="77777777" w:rsidR="00D20ACA" w:rsidRPr="00CE3DEE" w:rsidRDefault="00D20ACA" w:rsidP="006A5FD6">
            <w:pPr>
              <w:spacing w:line="360" w:lineRule="auto"/>
              <w:rPr>
                <w:b/>
              </w:rPr>
            </w:pPr>
            <w:r w:rsidRPr="00CE3DEE">
              <w:rPr>
                <w:b/>
              </w:rPr>
              <w:lastRenderedPageBreak/>
              <w:t>Validations</w:t>
            </w:r>
          </w:p>
        </w:tc>
        <w:tc>
          <w:tcPr>
            <w:tcW w:w="7512" w:type="dxa"/>
          </w:tcPr>
          <w:p w14:paraId="7AF696A6" w14:textId="63D8B66D" w:rsidR="00FF2FDE" w:rsidRDefault="00FF2FDE" w:rsidP="00DD529A">
            <w:pPr>
              <w:pStyle w:val="ListParagraph"/>
              <w:numPr>
                <w:ilvl w:val="0"/>
                <w:numId w:val="53"/>
              </w:numPr>
              <w:spacing w:line="360" w:lineRule="auto"/>
            </w:pPr>
            <w:r>
              <w:t xml:space="preserve">An alert should be displayed in case </w:t>
            </w:r>
            <w:r w:rsidR="00CE4C4F">
              <w:t>Mould</w:t>
            </w:r>
            <w:r>
              <w:t xml:space="preserve"> Tag not scanned.</w:t>
            </w:r>
          </w:p>
          <w:p w14:paraId="60FE4BD9" w14:textId="77777777" w:rsidR="00FF2FDE" w:rsidRDefault="00FF2FDE" w:rsidP="00DD529A">
            <w:pPr>
              <w:pStyle w:val="ListParagraph"/>
              <w:numPr>
                <w:ilvl w:val="0"/>
                <w:numId w:val="53"/>
              </w:numPr>
              <w:spacing w:line="360" w:lineRule="auto"/>
            </w:pPr>
            <w:r>
              <w:t>An alert should be displayed in case Segment details not mapped with RFID.</w:t>
            </w:r>
          </w:p>
          <w:p w14:paraId="5D40A90D" w14:textId="77777777" w:rsidR="00D20ACA" w:rsidRDefault="00FF2FDE" w:rsidP="00DD529A">
            <w:pPr>
              <w:pStyle w:val="ListParagraph"/>
              <w:numPr>
                <w:ilvl w:val="0"/>
                <w:numId w:val="53"/>
              </w:numPr>
              <w:spacing w:line="360" w:lineRule="auto"/>
            </w:pPr>
            <w:r>
              <w:t xml:space="preserve">An alert should be displayed in case </w:t>
            </w:r>
            <w:r w:rsidRPr="00D20ACA">
              <w:t xml:space="preserve">invalid </w:t>
            </w:r>
            <w:r>
              <w:t>Segment Code is selected.</w:t>
            </w:r>
          </w:p>
          <w:p w14:paraId="6BA3027A" w14:textId="1FF3B37D" w:rsidR="00D5744C" w:rsidRDefault="00D5744C" w:rsidP="00DD529A">
            <w:pPr>
              <w:pStyle w:val="ListParagraph"/>
              <w:numPr>
                <w:ilvl w:val="0"/>
                <w:numId w:val="53"/>
              </w:numPr>
              <w:spacing w:line="360" w:lineRule="auto"/>
            </w:pPr>
            <w:r w:rsidRPr="008323D6">
              <w:t>An alert message is displayed in case of any error / invalid activity.</w:t>
            </w:r>
          </w:p>
        </w:tc>
      </w:tr>
    </w:tbl>
    <w:p w14:paraId="7C5D9667" w14:textId="77777777" w:rsidR="00853CFD" w:rsidRDefault="00853CFD" w:rsidP="00853CFD"/>
    <w:tbl>
      <w:tblPr>
        <w:tblStyle w:val="TableGrid11"/>
        <w:tblW w:w="9355" w:type="dxa"/>
        <w:tblLook w:val="04A0" w:firstRow="1" w:lastRow="0" w:firstColumn="1" w:lastColumn="0" w:noHBand="0" w:noVBand="1"/>
      </w:tblPr>
      <w:tblGrid>
        <w:gridCol w:w="1795"/>
        <w:gridCol w:w="7560"/>
      </w:tblGrid>
      <w:tr w:rsidR="007151A6" w:rsidRPr="009E634E" w14:paraId="367DCB43" w14:textId="77777777" w:rsidTr="00940C38">
        <w:trPr>
          <w:trHeight w:val="10331"/>
        </w:trPr>
        <w:tc>
          <w:tcPr>
            <w:tcW w:w="1795" w:type="dxa"/>
            <w:shd w:val="clear" w:color="auto" w:fill="FBE4D5" w:themeFill="accent2" w:themeFillTint="33"/>
          </w:tcPr>
          <w:p w14:paraId="7774A8A0" w14:textId="77777777" w:rsidR="007151A6" w:rsidRDefault="007151A6" w:rsidP="00EA0794">
            <w:pPr>
              <w:spacing w:line="360" w:lineRule="auto"/>
              <w:rPr>
                <w:b/>
              </w:rPr>
            </w:pPr>
            <w:r w:rsidRPr="007603FB">
              <w:rPr>
                <w:b/>
              </w:rPr>
              <w:t>Sample Screen</w:t>
            </w:r>
          </w:p>
        </w:tc>
        <w:tc>
          <w:tcPr>
            <w:tcW w:w="7560" w:type="dxa"/>
          </w:tcPr>
          <w:p w14:paraId="5175FD28" w14:textId="77777777" w:rsidR="007151A6" w:rsidRPr="009E634E" w:rsidRDefault="007151A6" w:rsidP="00EA0794">
            <w:pPr>
              <w:spacing w:line="360" w:lineRule="auto"/>
            </w:pPr>
            <w:r>
              <w:rPr>
                <w:noProof/>
              </w:rPr>
              <w:drawing>
                <wp:anchor distT="0" distB="0" distL="114300" distR="114300" simplePos="0" relativeHeight="253099008" behindDoc="1" locked="0" layoutInCell="1" allowOverlap="1" wp14:anchorId="12EB9A1E" wp14:editId="73841D07">
                  <wp:simplePos x="0" y="0"/>
                  <wp:positionH relativeFrom="column">
                    <wp:posOffset>74753</wp:posOffset>
                  </wp:positionH>
                  <wp:positionV relativeFrom="paragraph">
                    <wp:posOffset>100463</wp:posOffset>
                  </wp:positionV>
                  <wp:extent cx="2955851" cy="6431536"/>
                  <wp:effectExtent l="19050" t="19050" r="16510" b="26670"/>
                  <wp:wrapTight wrapText="bothSides">
                    <wp:wrapPolygon edited="0">
                      <wp:start x="-139" y="-64"/>
                      <wp:lineTo x="-139" y="21626"/>
                      <wp:lineTo x="21581" y="21626"/>
                      <wp:lineTo x="21581" y="-64"/>
                      <wp:lineTo x="-139" y="-64"/>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5851" cy="6431536"/>
                          </a:xfrm>
                          <a:prstGeom prst="rect">
                            <a:avLst/>
                          </a:prstGeom>
                          <a:noFill/>
                          <a:ln>
                            <a:solidFill>
                              <a:schemeClr val="tx1"/>
                            </a:solidFill>
                          </a:ln>
                        </pic:spPr>
                      </pic:pic>
                    </a:graphicData>
                  </a:graphic>
                </wp:anchor>
              </w:drawing>
            </w:r>
          </w:p>
        </w:tc>
      </w:tr>
    </w:tbl>
    <w:p w14:paraId="51126234" w14:textId="77777777" w:rsidR="00853CFD" w:rsidRDefault="00853CFD">
      <w:pPr>
        <w:rPr>
          <w:rFonts w:ascii="Cambria" w:eastAsiaTheme="majorEastAsia" w:hAnsi="Cambria" w:cstheme="majorBidi"/>
          <w:smallCaps/>
          <w:color w:val="3B3838" w:themeColor="background2" w:themeShade="40"/>
          <w:spacing w:val="20"/>
          <w:sz w:val="26"/>
          <w:szCs w:val="28"/>
        </w:rPr>
      </w:pPr>
      <w:r>
        <w:br w:type="page"/>
      </w:r>
    </w:p>
    <w:p w14:paraId="4319325E" w14:textId="3EA9E837" w:rsidR="00D20ACA" w:rsidRDefault="00D218C9" w:rsidP="00D218C9">
      <w:pPr>
        <w:pStyle w:val="Heading3"/>
      </w:pPr>
      <w:bookmarkStart w:id="415" w:name="_Toc119582164"/>
      <w:r w:rsidRPr="00D218C9">
        <w:lastRenderedPageBreak/>
        <w:t>Concrete Pouring</w:t>
      </w:r>
      <w:bookmarkEnd w:id="415"/>
    </w:p>
    <w:p w14:paraId="4CD2022F" w14:textId="6F0096D0" w:rsidR="006F7DE6" w:rsidRPr="006F7DE6" w:rsidRDefault="007151A6" w:rsidP="006F7DE6">
      <w:r>
        <w:object w:dxaOrig="12571" w:dyaOrig="4921" w14:anchorId="1937067D">
          <v:shape id="_x0000_i1029" type="#_x0000_t75" style="width:467.25pt;height:183.75pt" o:ole="">
            <v:imagedata r:id="rId35" o:title=""/>
          </v:shape>
          <o:OLEObject Type="Embed" ProgID="Visio.Drawing.15" ShapeID="_x0000_i1029" DrawAspect="Content" ObjectID="_1730800700" r:id="rId36"/>
        </w:object>
      </w:r>
    </w:p>
    <w:p w14:paraId="0B3BC42C" w14:textId="77777777" w:rsidR="00D20ACA" w:rsidRDefault="00D20ACA" w:rsidP="00D20ACA">
      <w:pPr>
        <w:spacing w:after="0"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D20ACA" w14:paraId="3EEEE752" w14:textId="77777777" w:rsidTr="006A5FD6">
        <w:tc>
          <w:tcPr>
            <w:tcW w:w="1838" w:type="dxa"/>
            <w:shd w:val="clear" w:color="auto" w:fill="FBE4D5" w:themeFill="accent2" w:themeFillTint="33"/>
          </w:tcPr>
          <w:p w14:paraId="0EE17306" w14:textId="77777777" w:rsidR="00D20ACA" w:rsidRPr="009C2094" w:rsidRDefault="00D20ACA" w:rsidP="006A5FD6">
            <w:pPr>
              <w:spacing w:line="360" w:lineRule="auto"/>
              <w:rPr>
                <w:b/>
              </w:rPr>
            </w:pPr>
            <w:r w:rsidRPr="009C2094">
              <w:rPr>
                <w:b/>
              </w:rPr>
              <w:t>Module  Description</w:t>
            </w:r>
          </w:p>
        </w:tc>
        <w:tc>
          <w:tcPr>
            <w:tcW w:w="7512" w:type="dxa"/>
          </w:tcPr>
          <w:p w14:paraId="655D14AC" w14:textId="0233863E" w:rsidR="00D20ACA" w:rsidRPr="00B60A3A" w:rsidRDefault="00D20ACA" w:rsidP="00A3288E">
            <w:pPr>
              <w:pStyle w:val="CommentText"/>
              <w:spacing w:line="360" w:lineRule="auto"/>
            </w:pPr>
            <w:r>
              <w:t xml:space="preserve">This module </w:t>
            </w:r>
            <w:r w:rsidR="00A3288E">
              <w:t xml:space="preserve">process the concrete pouring </w:t>
            </w:r>
            <w:r w:rsidR="00D218C9" w:rsidRPr="00D218C9">
              <w:t xml:space="preserve">after confirmation </w:t>
            </w:r>
            <w:r w:rsidR="00A3288E">
              <w:t>by the</w:t>
            </w:r>
            <w:r w:rsidR="00D218C9" w:rsidRPr="00D218C9">
              <w:t xml:space="preserve"> </w:t>
            </w:r>
            <w:r w:rsidR="00CE4C4F">
              <w:t>Mould</w:t>
            </w:r>
            <w:r w:rsidR="00D218C9" w:rsidRPr="00D218C9">
              <w:t>ing team</w:t>
            </w:r>
            <w:r w:rsidR="00A3288E">
              <w:t>. It is</w:t>
            </w:r>
            <w:r w:rsidR="00D218C9" w:rsidRPr="00D218C9">
              <w:t xml:space="preserve"> based on the concrete vehicle availability segment pouring operation will be take place.</w:t>
            </w:r>
            <w:r w:rsidR="00D218C9">
              <w:t xml:space="preserve"> </w:t>
            </w:r>
            <w:r w:rsidR="00A3288E">
              <w:t xml:space="preserve">The </w:t>
            </w:r>
            <w:r w:rsidR="008859E6">
              <w:t>details</w:t>
            </w:r>
            <w:r w:rsidR="00A3288E">
              <w:t xml:space="preserve"> of the </w:t>
            </w:r>
            <w:r w:rsidR="00CE4C4F">
              <w:t>Mould</w:t>
            </w:r>
            <w:r w:rsidR="00A3288E">
              <w:t>ing with concrete gets saved</w:t>
            </w:r>
            <w:r w:rsidR="008859E6">
              <w:t xml:space="preserve"> in database.</w:t>
            </w:r>
          </w:p>
        </w:tc>
      </w:tr>
    </w:tbl>
    <w:p w14:paraId="6E2D10A6" w14:textId="77777777" w:rsidR="00D20ACA" w:rsidRDefault="00D20ACA" w:rsidP="00D20ACA">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D20ACA" w14:paraId="6C541ABB" w14:textId="77777777" w:rsidTr="006A5FD6">
        <w:tc>
          <w:tcPr>
            <w:tcW w:w="1838" w:type="dxa"/>
            <w:shd w:val="clear" w:color="auto" w:fill="FBE4D5" w:themeFill="accent2" w:themeFillTint="33"/>
          </w:tcPr>
          <w:p w14:paraId="51E4A4AB" w14:textId="77777777" w:rsidR="00D20ACA" w:rsidRPr="00CE3DEE" w:rsidRDefault="00D20ACA" w:rsidP="006A5FD6">
            <w:pPr>
              <w:spacing w:line="360" w:lineRule="auto"/>
              <w:rPr>
                <w:b/>
              </w:rPr>
            </w:pPr>
            <w:r w:rsidRPr="00CE3DEE">
              <w:rPr>
                <w:b/>
              </w:rPr>
              <w:t>Pre-Conditions</w:t>
            </w:r>
          </w:p>
        </w:tc>
        <w:tc>
          <w:tcPr>
            <w:tcW w:w="7512" w:type="dxa"/>
            <w:shd w:val="clear" w:color="auto" w:fill="auto"/>
          </w:tcPr>
          <w:p w14:paraId="5265CB2E" w14:textId="77777777" w:rsidR="00D20ACA" w:rsidRDefault="008859E6" w:rsidP="00DD529A">
            <w:pPr>
              <w:pStyle w:val="CommentText"/>
              <w:numPr>
                <w:ilvl w:val="0"/>
                <w:numId w:val="57"/>
              </w:numPr>
              <w:spacing w:line="360" w:lineRule="auto"/>
            </w:pPr>
            <w:r>
              <w:t>Concrete poring should be properly put on RFID tag.</w:t>
            </w:r>
          </w:p>
          <w:p w14:paraId="11DD27FF" w14:textId="67742C44" w:rsidR="008859E6" w:rsidRDefault="008859E6" w:rsidP="00DD529A">
            <w:pPr>
              <w:pStyle w:val="CommentText"/>
              <w:numPr>
                <w:ilvl w:val="0"/>
                <w:numId w:val="57"/>
              </w:numPr>
              <w:spacing w:line="360" w:lineRule="auto"/>
            </w:pPr>
            <w:r w:rsidRPr="008859E6">
              <w:t xml:space="preserve">Read </w:t>
            </w:r>
            <w:r w:rsidR="00CE4C4F">
              <w:t>Mould</w:t>
            </w:r>
            <w:r w:rsidRPr="008859E6">
              <w:t xml:space="preserve"> RFID Tag to capture process timestamp and start pouring concrete in </w:t>
            </w:r>
            <w:r w:rsidR="00CE4C4F">
              <w:t>Mould</w:t>
            </w:r>
            <w:r w:rsidRPr="008859E6">
              <w:t>ing</w:t>
            </w:r>
          </w:p>
        </w:tc>
      </w:tr>
    </w:tbl>
    <w:p w14:paraId="71926181"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3EDA20EA" w14:textId="77777777" w:rsidTr="006A5FD6">
        <w:trPr>
          <w:trHeight w:val="1124"/>
        </w:trPr>
        <w:tc>
          <w:tcPr>
            <w:tcW w:w="1838" w:type="dxa"/>
            <w:shd w:val="clear" w:color="auto" w:fill="FBE4D5" w:themeFill="accent2" w:themeFillTint="33"/>
          </w:tcPr>
          <w:p w14:paraId="17B38F85" w14:textId="77777777" w:rsidR="00D20ACA" w:rsidRPr="00CE3DEE" w:rsidRDefault="00D20ACA" w:rsidP="006A5FD6">
            <w:pPr>
              <w:spacing w:line="360" w:lineRule="auto"/>
              <w:rPr>
                <w:b/>
              </w:rPr>
            </w:pPr>
            <w:r w:rsidRPr="00CE3DEE">
              <w:rPr>
                <w:b/>
              </w:rPr>
              <w:t>Process Steps</w:t>
            </w:r>
          </w:p>
        </w:tc>
        <w:tc>
          <w:tcPr>
            <w:tcW w:w="7512" w:type="dxa"/>
          </w:tcPr>
          <w:p w14:paraId="7C53891A" w14:textId="32162401" w:rsidR="00D218C9" w:rsidRDefault="00D218C9" w:rsidP="00DD529A">
            <w:pPr>
              <w:pStyle w:val="CommentText"/>
              <w:numPr>
                <w:ilvl w:val="0"/>
                <w:numId w:val="54"/>
              </w:numPr>
              <w:spacing w:line="360" w:lineRule="auto"/>
            </w:pPr>
            <w:r>
              <w:t xml:space="preserve">Scan </w:t>
            </w:r>
            <w:r w:rsidR="00A3288E">
              <w:t xml:space="preserve">the </w:t>
            </w:r>
            <w:r w:rsidR="00CE4C4F">
              <w:t>Mould</w:t>
            </w:r>
            <w:r>
              <w:t xml:space="preserve"> ID</w:t>
            </w:r>
            <w:r w:rsidR="00A3288E">
              <w:t xml:space="preserve"> after the RFID tagging process.</w:t>
            </w:r>
          </w:p>
          <w:p w14:paraId="2BBFAF12" w14:textId="66F1FE7E" w:rsidR="00D218C9" w:rsidRDefault="00D218C9" w:rsidP="00DD529A">
            <w:pPr>
              <w:pStyle w:val="CommentText"/>
              <w:numPr>
                <w:ilvl w:val="0"/>
                <w:numId w:val="54"/>
              </w:numPr>
              <w:spacing w:line="360" w:lineRule="auto"/>
            </w:pPr>
            <w:r>
              <w:t xml:space="preserve">Click </w:t>
            </w:r>
            <w:r w:rsidR="00A3288E">
              <w:t xml:space="preserve">on the </w:t>
            </w:r>
            <w:r>
              <w:t>Start</w:t>
            </w:r>
            <w:r w:rsidR="00A3288E">
              <w:t xml:space="preserve"> button the </w:t>
            </w:r>
            <w:proofErr w:type="gramStart"/>
            <w:r w:rsidR="00A3288E">
              <w:t>Concrete</w:t>
            </w:r>
            <w:proofErr w:type="gramEnd"/>
            <w:r w:rsidR="00A3288E">
              <w:t xml:space="preserve"> pouring is put on </w:t>
            </w:r>
            <w:r w:rsidR="00CE4C4F">
              <w:t>Mould</w:t>
            </w:r>
            <w:r w:rsidR="00A3288E">
              <w:t>.</w:t>
            </w:r>
          </w:p>
          <w:p w14:paraId="73AC0C7E" w14:textId="4A05FF1D" w:rsidR="00D218C9" w:rsidRDefault="00D218C9" w:rsidP="00DD529A">
            <w:pPr>
              <w:pStyle w:val="CommentText"/>
              <w:numPr>
                <w:ilvl w:val="0"/>
                <w:numId w:val="54"/>
              </w:numPr>
              <w:spacing w:line="360" w:lineRule="auto"/>
            </w:pPr>
            <w:r>
              <w:t xml:space="preserve">System will capture </w:t>
            </w:r>
            <w:r w:rsidR="00A3288E">
              <w:t xml:space="preserve">the </w:t>
            </w:r>
            <w:r>
              <w:t>date and time of the process</w:t>
            </w:r>
            <w:r w:rsidR="00B4243D">
              <w:t>.</w:t>
            </w:r>
          </w:p>
          <w:p w14:paraId="61C8A0B8" w14:textId="68CAA51B" w:rsidR="007151A6" w:rsidRDefault="007151A6" w:rsidP="007151A6">
            <w:pPr>
              <w:pStyle w:val="CommentText"/>
              <w:spacing w:line="360" w:lineRule="auto"/>
              <w:ind w:left="360"/>
            </w:pPr>
            <w:r w:rsidRPr="00A3288E">
              <w:rPr>
                <w:i/>
                <w:color w:val="FF0000"/>
              </w:rPr>
              <w:t xml:space="preserve">*Concrete on </w:t>
            </w:r>
            <w:r>
              <w:rPr>
                <w:i/>
                <w:color w:val="FF0000"/>
              </w:rPr>
              <w:t>Mould</w:t>
            </w:r>
            <w:r w:rsidRPr="00A3288E">
              <w:rPr>
                <w:i/>
                <w:color w:val="FF0000"/>
              </w:rPr>
              <w:t xml:space="preserve"> to be poured properly on RFID tag.</w:t>
            </w:r>
          </w:p>
          <w:p w14:paraId="7A3E3091" w14:textId="5B18F168" w:rsidR="00D20ACA" w:rsidRPr="007151A6" w:rsidRDefault="007151A6" w:rsidP="007151A6">
            <w:pPr>
              <w:pStyle w:val="CommentText"/>
              <w:numPr>
                <w:ilvl w:val="0"/>
                <w:numId w:val="54"/>
              </w:numPr>
              <w:spacing w:line="360" w:lineRule="auto"/>
            </w:pPr>
            <w:r>
              <w:t>Details gets saved in database.</w:t>
            </w:r>
          </w:p>
        </w:tc>
      </w:tr>
    </w:tbl>
    <w:p w14:paraId="512D7CC2" w14:textId="5704CAC9"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7AE1CF7C" w14:textId="77777777" w:rsidTr="006A5FD6">
        <w:tc>
          <w:tcPr>
            <w:tcW w:w="1838" w:type="dxa"/>
            <w:shd w:val="clear" w:color="auto" w:fill="FBE4D5" w:themeFill="accent2" w:themeFillTint="33"/>
          </w:tcPr>
          <w:p w14:paraId="591810D1" w14:textId="77777777" w:rsidR="00D20ACA" w:rsidRPr="00CE3DEE" w:rsidRDefault="00D20ACA" w:rsidP="006A5FD6">
            <w:pPr>
              <w:spacing w:line="360" w:lineRule="auto"/>
              <w:rPr>
                <w:b/>
              </w:rPr>
            </w:pPr>
            <w:r w:rsidRPr="00CE3DEE">
              <w:rPr>
                <w:b/>
              </w:rPr>
              <w:t>Post-Conditions</w:t>
            </w:r>
          </w:p>
        </w:tc>
        <w:tc>
          <w:tcPr>
            <w:tcW w:w="7512" w:type="dxa"/>
          </w:tcPr>
          <w:p w14:paraId="0B4A02D0" w14:textId="07D24E1B" w:rsidR="00D20ACA" w:rsidRDefault="008859E6" w:rsidP="00DD529A">
            <w:pPr>
              <w:pStyle w:val="CommentText"/>
              <w:numPr>
                <w:ilvl w:val="0"/>
                <w:numId w:val="58"/>
              </w:numPr>
              <w:spacing w:line="360" w:lineRule="auto"/>
            </w:pPr>
            <w:r w:rsidRPr="008859E6">
              <w:rPr>
                <w:iCs/>
                <w:color w:val="000000" w:themeColor="text1"/>
              </w:rPr>
              <w:t xml:space="preserve">Keep concrete in </w:t>
            </w:r>
            <w:r w:rsidR="00CE4C4F">
              <w:rPr>
                <w:iCs/>
                <w:color w:val="000000" w:themeColor="text1"/>
              </w:rPr>
              <w:t>Mould</w:t>
            </w:r>
            <w:r w:rsidRPr="008859E6">
              <w:rPr>
                <w:iCs/>
                <w:color w:val="000000" w:themeColor="text1"/>
              </w:rPr>
              <w:t>ing for strengthening.</w:t>
            </w:r>
          </w:p>
          <w:p w14:paraId="315A93B8" w14:textId="4126CE8D" w:rsidR="00D20ACA" w:rsidRDefault="008859E6" w:rsidP="00DD529A">
            <w:pPr>
              <w:pStyle w:val="CommentText"/>
              <w:numPr>
                <w:ilvl w:val="0"/>
                <w:numId w:val="58"/>
              </w:numPr>
              <w:spacing w:line="360" w:lineRule="auto"/>
            </w:pPr>
            <w:r w:rsidRPr="008859E6">
              <w:t>Auto-data updating on server in real time</w:t>
            </w:r>
            <w:r w:rsidR="00D20ACA">
              <w:t>.</w:t>
            </w:r>
          </w:p>
        </w:tc>
      </w:tr>
    </w:tbl>
    <w:p w14:paraId="43E1B97D" w14:textId="77777777" w:rsidR="00D20ACA" w:rsidRDefault="00D20ACA" w:rsidP="00D20ACA">
      <w:pPr>
        <w:spacing w:after="0" w:line="360" w:lineRule="auto"/>
      </w:pPr>
    </w:p>
    <w:tbl>
      <w:tblPr>
        <w:tblStyle w:val="TableGrid"/>
        <w:tblW w:w="0" w:type="auto"/>
        <w:tblLook w:val="04A0" w:firstRow="1" w:lastRow="0" w:firstColumn="1" w:lastColumn="0" w:noHBand="0" w:noVBand="1"/>
      </w:tblPr>
      <w:tblGrid>
        <w:gridCol w:w="1838"/>
        <w:gridCol w:w="7512"/>
      </w:tblGrid>
      <w:tr w:rsidR="00D20ACA" w14:paraId="780D6FA8" w14:textId="77777777" w:rsidTr="006A5FD6">
        <w:tc>
          <w:tcPr>
            <w:tcW w:w="1838" w:type="dxa"/>
            <w:shd w:val="clear" w:color="auto" w:fill="FBE4D5" w:themeFill="accent2" w:themeFillTint="33"/>
          </w:tcPr>
          <w:p w14:paraId="4595CA8D" w14:textId="77777777" w:rsidR="00D20ACA" w:rsidRPr="00CE3DEE" w:rsidRDefault="00D20ACA" w:rsidP="006A5FD6">
            <w:pPr>
              <w:spacing w:line="360" w:lineRule="auto"/>
              <w:rPr>
                <w:b/>
              </w:rPr>
            </w:pPr>
            <w:r w:rsidRPr="00CE3DEE">
              <w:rPr>
                <w:b/>
              </w:rPr>
              <w:t>Validations</w:t>
            </w:r>
          </w:p>
        </w:tc>
        <w:tc>
          <w:tcPr>
            <w:tcW w:w="7512" w:type="dxa"/>
          </w:tcPr>
          <w:p w14:paraId="1E884A68" w14:textId="07A692E6" w:rsidR="00D20ACA" w:rsidRDefault="00D20ACA" w:rsidP="00DD529A">
            <w:pPr>
              <w:pStyle w:val="ListParagraph"/>
              <w:numPr>
                <w:ilvl w:val="0"/>
                <w:numId w:val="55"/>
              </w:numPr>
              <w:spacing w:line="360" w:lineRule="auto"/>
            </w:pPr>
            <w:r>
              <w:t xml:space="preserve">An alert should be displayed in case </w:t>
            </w:r>
            <w:r w:rsidR="008859E6">
              <w:t xml:space="preserve">concrete is over poured in </w:t>
            </w:r>
            <w:r w:rsidR="00CE4C4F">
              <w:t>Mould</w:t>
            </w:r>
            <w:r w:rsidR="008859E6">
              <w:t>.</w:t>
            </w:r>
          </w:p>
          <w:p w14:paraId="6D9B40AF" w14:textId="481151D1" w:rsidR="00D5744C" w:rsidRDefault="00D5744C" w:rsidP="00DD529A">
            <w:pPr>
              <w:pStyle w:val="ListParagraph"/>
              <w:numPr>
                <w:ilvl w:val="0"/>
                <w:numId w:val="55"/>
              </w:numPr>
              <w:spacing w:line="360" w:lineRule="auto"/>
            </w:pPr>
            <w:r w:rsidRPr="008323D6">
              <w:t>An alert message is displayed in case of any error / invalid activity.</w:t>
            </w:r>
          </w:p>
        </w:tc>
      </w:tr>
      <w:tr w:rsidR="00CC1238" w14:paraId="26F257B0" w14:textId="77777777" w:rsidTr="00940C38">
        <w:trPr>
          <w:trHeight w:val="11420"/>
        </w:trPr>
        <w:tc>
          <w:tcPr>
            <w:tcW w:w="1838" w:type="dxa"/>
            <w:shd w:val="clear" w:color="auto" w:fill="FBE4D5" w:themeFill="accent2" w:themeFillTint="33"/>
          </w:tcPr>
          <w:p w14:paraId="591ECD1D" w14:textId="185CF14F" w:rsidR="00CC1238" w:rsidRPr="00CE3DEE" w:rsidRDefault="00CC1238" w:rsidP="006A5FD6">
            <w:pPr>
              <w:spacing w:line="360" w:lineRule="auto"/>
              <w:rPr>
                <w:b/>
              </w:rPr>
            </w:pPr>
            <w:r>
              <w:rPr>
                <w:b/>
              </w:rPr>
              <w:lastRenderedPageBreak/>
              <w:t>Sample Screen</w:t>
            </w:r>
          </w:p>
        </w:tc>
        <w:tc>
          <w:tcPr>
            <w:tcW w:w="7512" w:type="dxa"/>
          </w:tcPr>
          <w:p w14:paraId="0DAFA8FB" w14:textId="1B2989DA" w:rsidR="00CC1238" w:rsidRDefault="007151A6" w:rsidP="00CC1238">
            <w:pPr>
              <w:pStyle w:val="ListParagraph"/>
              <w:spacing w:line="360" w:lineRule="auto"/>
              <w:ind w:left="360"/>
            </w:pPr>
            <w:r>
              <w:rPr>
                <w:noProof/>
              </w:rPr>
              <w:drawing>
                <wp:anchor distT="0" distB="0" distL="114300" distR="114300" simplePos="0" relativeHeight="253100032" behindDoc="1" locked="0" layoutInCell="1" allowOverlap="1" wp14:anchorId="239A3761" wp14:editId="7E97E731">
                  <wp:simplePos x="0" y="0"/>
                  <wp:positionH relativeFrom="column">
                    <wp:posOffset>47211</wp:posOffset>
                  </wp:positionH>
                  <wp:positionV relativeFrom="paragraph">
                    <wp:posOffset>110135</wp:posOffset>
                  </wp:positionV>
                  <wp:extent cx="3169920" cy="6882765"/>
                  <wp:effectExtent l="0" t="0" r="0" b="0"/>
                  <wp:wrapTight wrapText="bothSides">
                    <wp:wrapPolygon edited="0">
                      <wp:start x="0" y="0"/>
                      <wp:lineTo x="0" y="21522"/>
                      <wp:lineTo x="21418" y="21522"/>
                      <wp:lineTo x="2141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9920" cy="6882765"/>
                          </a:xfrm>
                          <a:prstGeom prst="rect">
                            <a:avLst/>
                          </a:prstGeom>
                          <a:noFill/>
                        </pic:spPr>
                      </pic:pic>
                    </a:graphicData>
                  </a:graphic>
                </wp:anchor>
              </w:drawing>
            </w:r>
          </w:p>
        </w:tc>
      </w:tr>
    </w:tbl>
    <w:p w14:paraId="3A1ABEC0" w14:textId="77777777" w:rsidR="00CC1238" w:rsidRDefault="00CC1238" w:rsidP="00CC1238"/>
    <w:p w14:paraId="2F148DFD" w14:textId="77777777" w:rsidR="00CC1238" w:rsidRDefault="00CC1238" w:rsidP="00CC1238"/>
    <w:p w14:paraId="4297EC44" w14:textId="594FBFDF" w:rsidR="00CC1238" w:rsidRDefault="00CC1238">
      <w:r>
        <w:br w:type="page"/>
      </w:r>
    </w:p>
    <w:p w14:paraId="1179211F" w14:textId="36C0F94E" w:rsidR="00395D95" w:rsidRDefault="008859E6" w:rsidP="008859E6">
      <w:pPr>
        <w:pStyle w:val="Heading3"/>
      </w:pPr>
      <w:bookmarkStart w:id="416" w:name="_Toc119582165"/>
      <w:r>
        <w:lastRenderedPageBreak/>
        <w:t>De-</w:t>
      </w:r>
      <w:r w:rsidR="00CE4C4F">
        <w:t>Mould</w:t>
      </w:r>
      <w:r>
        <w:t>ing</w:t>
      </w:r>
      <w:bookmarkEnd w:id="416"/>
    </w:p>
    <w:p w14:paraId="6703021B" w14:textId="77777777" w:rsidR="007151A6" w:rsidRPr="007151A6" w:rsidRDefault="007151A6" w:rsidP="007151A6"/>
    <w:p w14:paraId="64F4A6B4" w14:textId="131FA2DE" w:rsidR="00EF0950" w:rsidRPr="00EF0950" w:rsidRDefault="007151A6" w:rsidP="00EF0950">
      <w:r>
        <w:object w:dxaOrig="12751" w:dyaOrig="6301" w14:anchorId="3A84DD5F">
          <v:shape id="_x0000_i1030" type="#_x0000_t75" style="width:468pt;height:231pt" o:ole="">
            <v:imagedata r:id="rId38" o:title=""/>
          </v:shape>
          <o:OLEObject Type="Embed" ProgID="Visio.Drawing.15" ShapeID="_x0000_i1030" DrawAspect="Content" ObjectID="_1730800701" r:id="rId39"/>
        </w:object>
      </w:r>
    </w:p>
    <w:p w14:paraId="771CF7F2" w14:textId="1393D02B" w:rsidR="008859E6" w:rsidRDefault="008859E6" w:rsidP="00B4243D">
      <w:pPr>
        <w:spacing w:before="120" w:line="360" w:lineRule="auto"/>
        <w:jc w:val="both"/>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8859E6" w14:paraId="3C1CC370" w14:textId="77777777" w:rsidTr="00FF07AB">
        <w:tc>
          <w:tcPr>
            <w:tcW w:w="1838" w:type="dxa"/>
            <w:shd w:val="clear" w:color="auto" w:fill="FBE4D5" w:themeFill="accent2" w:themeFillTint="33"/>
          </w:tcPr>
          <w:p w14:paraId="2D60FA06" w14:textId="77777777" w:rsidR="008859E6" w:rsidRPr="009C2094" w:rsidRDefault="008859E6" w:rsidP="00FF07AB">
            <w:pPr>
              <w:spacing w:line="360" w:lineRule="auto"/>
              <w:rPr>
                <w:b/>
              </w:rPr>
            </w:pPr>
            <w:r w:rsidRPr="009C2094">
              <w:rPr>
                <w:b/>
              </w:rPr>
              <w:t>Module  Description</w:t>
            </w:r>
          </w:p>
        </w:tc>
        <w:tc>
          <w:tcPr>
            <w:tcW w:w="7512" w:type="dxa"/>
          </w:tcPr>
          <w:p w14:paraId="26F11013" w14:textId="7D6546E7" w:rsidR="008859E6" w:rsidRDefault="00A3288E" w:rsidP="00FF07AB">
            <w:pPr>
              <w:spacing w:line="360" w:lineRule="auto"/>
              <w:rPr>
                <w:szCs w:val="20"/>
              </w:rPr>
            </w:pPr>
            <w:r>
              <w:rPr>
                <w:szCs w:val="20"/>
              </w:rPr>
              <w:t>In these module it states, a</w:t>
            </w:r>
            <w:r w:rsidR="008859E6" w:rsidRPr="008859E6">
              <w:rPr>
                <w:szCs w:val="20"/>
              </w:rPr>
              <w:t xml:space="preserve">fter concrete pour into segment, the </w:t>
            </w:r>
            <w:r w:rsidR="00CE4C4F">
              <w:rPr>
                <w:szCs w:val="20"/>
              </w:rPr>
              <w:t>Mould</w:t>
            </w:r>
            <w:r w:rsidR="008859E6" w:rsidRPr="008859E6">
              <w:rPr>
                <w:szCs w:val="20"/>
              </w:rPr>
              <w:t xml:space="preserve"> will be de-</w:t>
            </w:r>
            <w:r w:rsidR="00CE4C4F">
              <w:rPr>
                <w:szCs w:val="20"/>
              </w:rPr>
              <w:t>Mould</w:t>
            </w:r>
            <w:r w:rsidR="008859E6" w:rsidRPr="008859E6">
              <w:rPr>
                <w:szCs w:val="20"/>
              </w:rPr>
              <w:t xml:space="preserve"> after 1</w:t>
            </w:r>
            <w:r w:rsidR="007151A6">
              <w:rPr>
                <w:szCs w:val="20"/>
              </w:rPr>
              <w:t>6</w:t>
            </w:r>
            <w:r w:rsidR="008859E6" w:rsidRPr="008859E6">
              <w:rPr>
                <w:szCs w:val="20"/>
              </w:rPr>
              <w:t xml:space="preserve"> hours of concrete pouring. </w:t>
            </w:r>
            <w:r w:rsidR="008859E6" w:rsidRPr="00820770">
              <w:rPr>
                <w:szCs w:val="20"/>
              </w:rPr>
              <w:t xml:space="preserve">After </w:t>
            </w:r>
            <w:r w:rsidR="00820770" w:rsidRPr="00820770">
              <w:rPr>
                <w:szCs w:val="20"/>
              </w:rPr>
              <w:t>1</w:t>
            </w:r>
            <w:r w:rsidR="007151A6">
              <w:rPr>
                <w:szCs w:val="20"/>
              </w:rPr>
              <w:t>6</w:t>
            </w:r>
            <w:r w:rsidR="008859E6" w:rsidRPr="00820770">
              <w:rPr>
                <w:szCs w:val="20"/>
              </w:rPr>
              <w:t xml:space="preserve"> hours</w:t>
            </w:r>
            <w:r w:rsidR="008859E6" w:rsidRPr="008859E6">
              <w:rPr>
                <w:szCs w:val="20"/>
              </w:rPr>
              <w:t xml:space="preserve"> </w:t>
            </w:r>
            <w:r w:rsidR="00820770">
              <w:rPr>
                <w:szCs w:val="20"/>
              </w:rPr>
              <w:t xml:space="preserve">(As Configurable) </w:t>
            </w:r>
            <w:r w:rsidR="008859E6" w:rsidRPr="008859E6">
              <w:rPr>
                <w:szCs w:val="20"/>
              </w:rPr>
              <w:t>application will allow for de-</w:t>
            </w:r>
            <w:r w:rsidR="00CE4C4F">
              <w:rPr>
                <w:szCs w:val="20"/>
              </w:rPr>
              <w:t>Mould</w:t>
            </w:r>
            <w:r w:rsidR="008859E6" w:rsidRPr="008859E6">
              <w:rPr>
                <w:szCs w:val="20"/>
              </w:rPr>
              <w:t>ing. In case user try to de-</w:t>
            </w:r>
            <w:r w:rsidR="00CE4C4F">
              <w:rPr>
                <w:szCs w:val="20"/>
              </w:rPr>
              <w:t>Mould</w:t>
            </w:r>
            <w:r w:rsidR="008859E6" w:rsidRPr="008859E6">
              <w:rPr>
                <w:szCs w:val="20"/>
              </w:rPr>
              <w:t xml:space="preserve"> before the set time, application shall give alerts.</w:t>
            </w:r>
          </w:p>
          <w:p w14:paraId="3606C0BC" w14:textId="41122976" w:rsidR="00A3288E" w:rsidRPr="00A3288E" w:rsidRDefault="00A3288E" w:rsidP="00A44D71">
            <w:pPr>
              <w:spacing w:line="360" w:lineRule="auto"/>
              <w:rPr>
                <w:b/>
                <w:i/>
              </w:rPr>
            </w:pPr>
            <w:r w:rsidRPr="00A3288E">
              <w:rPr>
                <w:b/>
                <w:i/>
                <w:szCs w:val="20"/>
              </w:rPr>
              <w:t xml:space="preserve">*It will be a </w:t>
            </w:r>
            <w:r w:rsidR="00A44D71">
              <w:rPr>
                <w:b/>
                <w:i/>
                <w:szCs w:val="20"/>
              </w:rPr>
              <w:t xml:space="preserve">device </w:t>
            </w:r>
            <w:r w:rsidRPr="00A3288E">
              <w:rPr>
                <w:b/>
                <w:i/>
                <w:szCs w:val="20"/>
              </w:rPr>
              <w:t>application device.</w:t>
            </w:r>
          </w:p>
        </w:tc>
      </w:tr>
    </w:tbl>
    <w:p w14:paraId="3682830B" w14:textId="77777777" w:rsidR="008859E6" w:rsidRDefault="008859E6" w:rsidP="008859E6">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8859E6" w14:paraId="05E9AEDB" w14:textId="77777777" w:rsidTr="00FF07AB">
        <w:tc>
          <w:tcPr>
            <w:tcW w:w="1838" w:type="dxa"/>
            <w:shd w:val="clear" w:color="auto" w:fill="FBE4D5" w:themeFill="accent2" w:themeFillTint="33"/>
          </w:tcPr>
          <w:p w14:paraId="47EA114A" w14:textId="77777777" w:rsidR="008859E6" w:rsidRPr="00CE3DEE" w:rsidRDefault="008859E6" w:rsidP="00FF07AB">
            <w:pPr>
              <w:spacing w:line="360" w:lineRule="auto"/>
              <w:rPr>
                <w:b/>
              </w:rPr>
            </w:pPr>
            <w:r w:rsidRPr="00CE3DEE">
              <w:rPr>
                <w:b/>
              </w:rPr>
              <w:t>Pre-Conditions</w:t>
            </w:r>
          </w:p>
        </w:tc>
        <w:tc>
          <w:tcPr>
            <w:tcW w:w="7512" w:type="dxa"/>
            <w:shd w:val="clear" w:color="auto" w:fill="auto"/>
          </w:tcPr>
          <w:p w14:paraId="79A62AFB" w14:textId="77777777" w:rsidR="008859E6" w:rsidRDefault="008859E6" w:rsidP="00DD529A">
            <w:pPr>
              <w:pStyle w:val="CommentText"/>
              <w:numPr>
                <w:ilvl w:val="0"/>
                <w:numId w:val="60"/>
              </w:numPr>
              <w:spacing w:line="360" w:lineRule="auto"/>
            </w:pPr>
            <w:r>
              <w:t>Concrete poring should be properly put on RFID tag.</w:t>
            </w:r>
          </w:p>
          <w:p w14:paraId="76CBDCFC" w14:textId="50ACA23C" w:rsidR="008859E6" w:rsidRDefault="008859E6" w:rsidP="00DD529A">
            <w:pPr>
              <w:pStyle w:val="CommentText"/>
              <w:numPr>
                <w:ilvl w:val="0"/>
                <w:numId w:val="60"/>
              </w:numPr>
              <w:spacing w:line="360" w:lineRule="auto"/>
            </w:pPr>
            <w:r w:rsidRPr="008859E6">
              <w:t xml:space="preserve">Read </w:t>
            </w:r>
            <w:r w:rsidR="00CE4C4F">
              <w:t>Mould</w:t>
            </w:r>
            <w:r w:rsidRPr="008859E6">
              <w:t xml:space="preserve"> RFID Tag when </w:t>
            </w:r>
            <w:r w:rsidR="00CE4C4F">
              <w:t>Mould</w:t>
            </w:r>
            <w:r w:rsidRPr="008859E6">
              <w:t>ing process is complete</w:t>
            </w:r>
            <w:r>
              <w:t>.</w:t>
            </w:r>
          </w:p>
        </w:tc>
      </w:tr>
    </w:tbl>
    <w:p w14:paraId="70E5AC0C" w14:textId="77777777" w:rsidR="008859E6" w:rsidRDefault="008859E6" w:rsidP="008859E6">
      <w:pPr>
        <w:spacing w:after="0" w:line="360" w:lineRule="auto"/>
      </w:pPr>
    </w:p>
    <w:tbl>
      <w:tblPr>
        <w:tblStyle w:val="TableGrid"/>
        <w:tblW w:w="0" w:type="auto"/>
        <w:tblLook w:val="04A0" w:firstRow="1" w:lastRow="0" w:firstColumn="1" w:lastColumn="0" w:noHBand="0" w:noVBand="1"/>
      </w:tblPr>
      <w:tblGrid>
        <w:gridCol w:w="1838"/>
        <w:gridCol w:w="7512"/>
      </w:tblGrid>
      <w:tr w:rsidR="008859E6" w14:paraId="16F22BF9" w14:textId="77777777" w:rsidTr="00FF07AB">
        <w:trPr>
          <w:trHeight w:val="1124"/>
        </w:trPr>
        <w:tc>
          <w:tcPr>
            <w:tcW w:w="1838" w:type="dxa"/>
            <w:shd w:val="clear" w:color="auto" w:fill="FBE4D5" w:themeFill="accent2" w:themeFillTint="33"/>
          </w:tcPr>
          <w:p w14:paraId="360633CF" w14:textId="77777777" w:rsidR="008859E6" w:rsidRPr="00CE3DEE" w:rsidRDefault="008859E6" w:rsidP="00FF07AB">
            <w:pPr>
              <w:spacing w:line="360" w:lineRule="auto"/>
              <w:rPr>
                <w:b/>
              </w:rPr>
            </w:pPr>
            <w:r w:rsidRPr="00CE3DEE">
              <w:rPr>
                <w:b/>
              </w:rPr>
              <w:t>Process Steps</w:t>
            </w:r>
          </w:p>
        </w:tc>
        <w:tc>
          <w:tcPr>
            <w:tcW w:w="7512" w:type="dxa"/>
          </w:tcPr>
          <w:p w14:paraId="0427EE56" w14:textId="596B68A7" w:rsidR="008859E6" w:rsidRDefault="008859E6" w:rsidP="00DD529A">
            <w:pPr>
              <w:pStyle w:val="CommentText"/>
              <w:numPr>
                <w:ilvl w:val="0"/>
                <w:numId w:val="61"/>
              </w:numPr>
              <w:spacing w:line="360" w:lineRule="auto"/>
            </w:pPr>
            <w:r>
              <w:t xml:space="preserve">Scan </w:t>
            </w:r>
            <w:r w:rsidR="00A3288E">
              <w:t xml:space="preserve">the marked </w:t>
            </w:r>
            <w:r w:rsidR="00CE4C4F">
              <w:t>Mould</w:t>
            </w:r>
            <w:r>
              <w:t xml:space="preserve"> ID</w:t>
            </w:r>
            <w:r w:rsidR="00A3288E">
              <w:t xml:space="preserve"> after concrete poured on it.</w:t>
            </w:r>
          </w:p>
          <w:p w14:paraId="0AF10D3F" w14:textId="07B30364" w:rsidR="00F35CD8" w:rsidRDefault="00F35CD8" w:rsidP="00F35CD8">
            <w:pPr>
              <w:pStyle w:val="CommentText"/>
              <w:numPr>
                <w:ilvl w:val="0"/>
                <w:numId w:val="61"/>
              </w:numPr>
              <w:spacing w:line="360" w:lineRule="auto"/>
            </w:pPr>
            <w:r>
              <w:t>System will be validated If time interval is complete</w:t>
            </w:r>
          </w:p>
          <w:p w14:paraId="5C95D951" w14:textId="31FCE0DB" w:rsidR="00F35CD8" w:rsidRDefault="00F35CD8" w:rsidP="00F35CD8">
            <w:pPr>
              <w:pStyle w:val="CommentText"/>
              <w:spacing w:line="360" w:lineRule="auto"/>
              <w:ind w:left="360"/>
            </w:pPr>
            <w:r>
              <w:t xml:space="preserve">a. Segment is removed from </w:t>
            </w:r>
            <w:r w:rsidR="00CE4C4F">
              <w:t>Mould</w:t>
            </w:r>
            <w:r>
              <w:t>ing</w:t>
            </w:r>
          </w:p>
          <w:p w14:paraId="7BBED170" w14:textId="4F32A591" w:rsidR="00F35CD8" w:rsidRDefault="00F35CD8" w:rsidP="00F35CD8">
            <w:pPr>
              <w:pStyle w:val="CommentText"/>
              <w:spacing w:line="360" w:lineRule="auto"/>
              <w:ind w:left="360"/>
            </w:pPr>
            <w:r>
              <w:t xml:space="preserve">b. </w:t>
            </w:r>
            <w:r w:rsidR="00CE4C4F">
              <w:t>Mould</w:t>
            </w:r>
            <w:r>
              <w:t xml:space="preserve"> ID will be written manually</w:t>
            </w:r>
          </w:p>
          <w:p w14:paraId="6275ADCC" w14:textId="5D947D0B" w:rsidR="00F35CD8" w:rsidRDefault="00F35CD8" w:rsidP="00F35CD8">
            <w:pPr>
              <w:pStyle w:val="CommentText"/>
              <w:numPr>
                <w:ilvl w:val="0"/>
                <w:numId w:val="61"/>
              </w:numPr>
              <w:spacing w:line="360" w:lineRule="auto"/>
            </w:pPr>
            <w:r>
              <w:t>If time interval is not complete</w:t>
            </w:r>
          </w:p>
          <w:p w14:paraId="55263087" w14:textId="57994B8A" w:rsidR="00F35CD8" w:rsidRDefault="00F35CD8" w:rsidP="00F35CD8">
            <w:pPr>
              <w:pStyle w:val="CommentText"/>
              <w:spacing w:line="360" w:lineRule="auto"/>
              <w:ind w:left="360"/>
            </w:pPr>
            <w:r>
              <w:t>a. System will alert user and segment is not allowed to remove.</w:t>
            </w:r>
          </w:p>
          <w:p w14:paraId="282100B6" w14:textId="5A837D9A" w:rsidR="008859E6" w:rsidRDefault="008859E6" w:rsidP="00DD529A">
            <w:pPr>
              <w:pStyle w:val="CommentText"/>
              <w:numPr>
                <w:ilvl w:val="0"/>
                <w:numId w:val="61"/>
              </w:numPr>
              <w:spacing w:line="360" w:lineRule="auto"/>
            </w:pPr>
            <w:r>
              <w:t xml:space="preserve">Scan </w:t>
            </w:r>
            <w:r w:rsidR="00A3288E">
              <w:t xml:space="preserve">the </w:t>
            </w:r>
            <w:r>
              <w:t xml:space="preserve">Segment </w:t>
            </w:r>
            <w:r w:rsidR="00F26A80">
              <w:t>RFID</w:t>
            </w:r>
            <w:r>
              <w:t xml:space="preserve"> and verify</w:t>
            </w:r>
            <w:r w:rsidR="00A3288E">
              <w:t xml:space="preserve"> the details</w:t>
            </w:r>
            <w:r>
              <w:t>.</w:t>
            </w:r>
          </w:p>
          <w:p w14:paraId="77371373" w14:textId="52566848" w:rsidR="008859E6" w:rsidRPr="00E15FA1" w:rsidRDefault="008859E6" w:rsidP="00DD529A">
            <w:pPr>
              <w:pStyle w:val="ListParagraph"/>
              <w:numPr>
                <w:ilvl w:val="0"/>
                <w:numId w:val="61"/>
              </w:numPr>
              <w:spacing w:after="100" w:line="360" w:lineRule="auto"/>
              <w:jc w:val="both"/>
            </w:pPr>
            <w:r>
              <w:t>Corresponding details will get updated in database</w:t>
            </w:r>
            <w:r w:rsidR="00272202">
              <w:t>.</w:t>
            </w:r>
          </w:p>
        </w:tc>
      </w:tr>
    </w:tbl>
    <w:p w14:paraId="638DB969" w14:textId="77777777" w:rsidR="008859E6" w:rsidRDefault="008859E6" w:rsidP="008859E6">
      <w:pPr>
        <w:spacing w:after="0" w:line="360" w:lineRule="auto"/>
      </w:pPr>
    </w:p>
    <w:tbl>
      <w:tblPr>
        <w:tblStyle w:val="TableGrid"/>
        <w:tblW w:w="0" w:type="auto"/>
        <w:tblLook w:val="04A0" w:firstRow="1" w:lastRow="0" w:firstColumn="1" w:lastColumn="0" w:noHBand="0" w:noVBand="1"/>
      </w:tblPr>
      <w:tblGrid>
        <w:gridCol w:w="1838"/>
        <w:gridCol w:w="7512"/>
      </w:tblGrid>
      <w:tr w:rsidR="008859E6" w14:paraId="6560DF84" w14:textId="77777777" w:rsidTr="00FF07AB">
        <w:tc>
          <w:tcPr>
            <w:tcW w:w="1838" w:type="dxa"/>
            <w:shd w:val="clear" w:color="auto" w:fill="FBE4D5" w:themeFill="accent2" w:themeFillTint="33"/>
          </w:tcPr>
          <w:p w14:paraId="4F0ED5B3" w14:textId="77777777" w:rsidR="008859E6" w:rsidRPr="00CE3DEE" w:rsidRDefault="008859E6" w:rsidP="00FF07AB">
            <w:pPr>
              <w:spacing w:line="360" w:lineRule="auto"/>
              <w:rPr>
                <w:b/>
              </w:rPr>
            </w:pPr>
            <w:r w:rsidRPr="00CE3DEE">
              <w:rPr>
                <w:b/>
              </w:rPr>
              <w:lastRenderedPageBreak/>
              <w:t>Post-Conditions</w:t>
            </w:r>
          </w:p>
        </w:tc>
        <w:tc>
          <w:tcPr>
            <w:tcW w:w="7512" w:type="dxa"/>
          </w:tcPr>
          <w:p w14:paraId="072904BB" w14:textId="488FEFDB" w:rsidR="008859E6" w:rsidRDefault="008859E6" w:rsidP="00DD529A">
            <w:pPr>
              <w:pStyle w:val="CommentText"/>
              <w:numPr>
                <w:ilvl w:val="0"/>
                <w:numId w:val="62"/>
              </w:numPr>
              <w:spacing w:line="360" w:lineRule="auto"/>
            </w:pPr>
            <w:r w:rsidRPr="008859E6">
              <w:rPr>
                <w:iCs/>
                <w:color w:val="000000" w:themeColor="text1"/>
              </w:rPr>
              <w:t xml:space="preserve">Keep concrete in </w:t>
            </w:r>
            <w:r w:rsidR="00CE4C4F">
              <w:rPr>
                <w:iCs/>
                <w:color w:val="000000" w:themeColor="text1"/>
              </w:rPr>
              <w:t>Mould</w:t>
            </w:r>
            <w:r w:rsidRPr="008859E6">
              <w:rPr>
                <w:iCs/>
                <w:color w:val="000000" w:themeColor="text1"/>
              </w:rPr>
              <w:t>ing for strengthening.</w:t>
            </w:r>
          </w:p>
          <w:p w14:paraId="4BA71F19" w14:textId="00066F60" w:rsidR="008859E6" w:rsidRDefault="008859E6" w:rsidP="00DD529A">
            <w:pPr>
              <w:pStyle w:val="CommentText"/>
              <w:numPr>
                <w:ilvl w:val="0"/>
                <w:numId w:val="62"/>
              </w:numPr>
              <w:spacing w:line="360" w:lineRule="auto"/>
            </w:pPr>
            <w:r w:rsidRPr="008859E6">
              <w:t>System will validate the time interval based on De</w:t>
            </w:r>
            <w:r w:rsidR="00C70A67">
              <w:t>-</w:t>
            </w:r>
            <w:proofErr w:type="spellStart"/>
            <w:r w:rsidR="00C70A67">
              <w:t>mould</w:t>
            </w:r>
            <w:r w:rsidR="00C70A67" w:rsidRPr="008859E6">
              <w:t>ing</w:t>
            </w:r>
            <w:proofErr w:type="spellEnd"/>
            <w:r w:rsidR="00C70A67" w:rsidRPr="008859E6">
              <w:t xml:space="preserve"> </w:t>
            </w:r>
            <w:r w:rsidRPr="008859E6">
              <w:t>Strength.</w:t>
            </w:r>
          </w:p>
        </w:tc>
      </w:tr>
    </w:tbl>
    <w:p w14:paraId="506BB833" w14:textId="77777777" w:rsidR="008859E6" w:rsidRDefault="008859E6" w:rsidP="008859E6">
      <w:pPr>
        <w:spacing w:after="0" w:line="360" w:lineRule="auto"/>
      </w:pPr>
    </w:p>
    <w:tbl>
      <w:tblPr>
        <w:tblStyle w:val="TableGrid"/>
        <w:tblW w:w="0" w:type="auto"/>
        <w:tblLook w:val="04A0" w:firstRow="1" w:lastRow="0" w:firstColumn="1" w:lastColumn="0" w:noHBand="0" w:noVBand="1"/>
      </w:tblPr>
      <w:tblGrid>
        <w:gridCol w:w="1838"/>
        <w:gridCol w:w="7512"/>
      </w:tblGrid>
      <w:tr w:rsidR="008859E6" w14:paraId="531D6A12" w14:textId="77777777" w:rsidTr="00FF07AB">
        <w:tc>
          <w:tcPr>
            <w:tcW w:w="1838" w:type="dxa"/>
            <w:shd w:val="clear" w:color="auto" w:fill="FBE4D5" w:themeFill="accent2" w:themeFillTint="33"/>
          </w:tcPr>
          <w:p w14:paraId="4F864FEC" w14:textId="77777777" w:rsidR="008859E6" w:rsidRPr="00CE3DEE" w:rsidRDefault="008859E6" w:rsidP="00FF07AB">
            <w:pPr>
              <w:spacing w:line="360" w:lineRule="auto"/>
              <w:rPr>
                <w:b/>
              </w:rPr>
            </w:pPr>
            <w:r w:rsidRPr="00CE3DEE">
              <w:rPr>
                <w:b/>
              </w:rPr>
              <w:t>Validations</w:t>
            </w:r>
          </w:p>
        </w:tc>
        <w:tc>
          <w:tcPr>
            <w:tcW w:w="7512" w:type="dxa"/>
          </w:tcPr>
          <w:p w14:paraId="6D29650F" w14:textId="77777777" w:rsidR="0093496C" w:rsidRDefault="0093496C" w:rsidP="00DD529A">
            <w:pPr>
              <w:pStyle w:val="ListParagraph"/>
              <w:numPr>
                <w:ilvl w:val="0"/>
                <w:numId w:val="63"/>
              </w:numPr>
              <w:spacing w:line="360" w:lineRule="auto"/>
            </w:pPr>
            <w:r w:rsidRPr="008323D6">
              <w:t>An alert message is displayed in case of any error / invalid activity.</w:t>
            </w:r>
          </w:p>
          <w:p w14:paraId="6EB4F0F1" w14:textId="6816D274" w:rsidR="008859E6" w:rsidRDefault="008859E6" w:rsidP="00DD529A">
            <w:pPr>
              <w:pStyle w:val="ListParagraph"/>
              <w:numPr>
                <w:ilvl w:val="0"/>
                <w:numId w:val="63"/>
              </w:numPr>
              <w:spacing w:line="360" w:lineRule="auto"/>
            </w:pPr>
            <w:r w:rsidRPr="008859E6">
              <w:t>In case time interval is not complete, an error / alert message will be displayed</w:t>
            </w:r>
            <w:r>
              <w:t>.</w:t>
            </w:r>
          </w:p>
          <w:p w14:paraId="2E8C3015" w14:textId="41518238" w:rsidR="00A44D71" w:rsidRDefault="008859E6" w:rsidP="0093496C">
            <w:pPr>
              <w:pStyle w:val="ListParagraph"/>
              <w:numPr>
                <w:ilvl w:val="0"/>
                <w:numId w:val="63"/>
              </w:numPr>
              <w:spacing w:line="360" w:lineRule="auto"/>
            </w:pPr>
            <w:r>
              <w:t xml:space="preserve">Alert should be displayed if </w:t>
            </w:r>
            <w:r w:rsidR="000B3000">
              <w:t>De</w:t>
            </w:r>
            <w:r>
              <w:t>-</w:t>
            </w:r>
            <w:proofErr w:type="spellStart"/>
            <w:r w:rsidR="000B3000">
              <w:t>moulding</w:t>
            </w:r>
            <w:proofErr w:type="spellEnd"/>
            <w:r w:rsidR="000B3000">
              <w:t xml:space="preserve"> </w:t>
            </w:r>
            <w:r>
              <w:t>timing is more.</w:t>
            </w:r>
          </w:p>
        </w:tc>
      </w:tr>
    </w:tbl>
    <w:p w14:paraId="31BE9312" w14:textId="77777777" w:rsidR="008859E6" w:rsidRDefault="008859E6" w:rsidP="008859E6">
      <w:pPr>
        <w:spacing w:before="120" w:line="360" w:lineRule="auto"/>
        <w:jc w:val="both"/>
      </w:pPr>
    </w:p>
    <w:tbl>
      <w:tblPr>
        <w:tblStyle w:val="TableGrid11"/>
        <w:tblW w:w="9355" w:type="dxa"/>
        <w:tblLook w:val="04A0" w:firstRow="1" w:lastRow="0" w:firstColumn="1" w:lastColumn="0" w:noHBand="0" w:noVBand="1"/>
      </w:tblPr>
      <w:tblGrid>
        <w:gridCol w:w="1795"/>
        <w:gridCol w:w="7560"/>
      </w:tblGrid>
      <w:tr w:rsidR="00CC1238" w:rsidRPr="009E634E" w14:paraId="155BF2AE" w14:textId="77777777" w:rsidTr="00B04294">
        <w:trPr>
          <w:trHeight w:val="9440"/>
        </w:trPr>
        <w:tc>
          <w:tcPr>
            <w:tcW w:w="1795" w:type="dxa"/>
            <w:shd w:val="clear" w:color="auto" w:fill="FBE4D5" w:themeFill="accent2" w:themeFillTint="33"/>
          </w:tcPr>
          <w:p w14:paraId="21288625" w14:textId="77777777" w:rsidR="00CC1238" w:rsidRDefault="00CC1238" w:rsidP="00962E37">
            <w:pPr>
              <w:spacing w:line="360" w:lineRule="auto"/>
              <w:rPr>
                <w:b/>
              </w:rPr>
            </w:pPr>
            <w:r>
              <w:rPr>
                <w:b/>
              </w:rPr>
              <w:t>Sample Screen</w:t>
            </w:r>
          </w:p>
        </w:tc>
        <w:tc>
          <w:tcPr>
            <w:tcW w:w="7560" w:type="dxa"/>
          </w:tcPr>
          <w:p w14:paraId="2AAEF78F" w14:textId="1A489D75" w:rsidR="00CC1238" w:rsidRPr="009E634E" w:rsidRDefault="002F48C1" w:rsidP="00962E37">
            <w:pPr>
              <w:spacing w:line="360" w:lineRule="auto"/>
            </w:pPr>
            <w:r>
              <w:rPr>
                <w:noProof/>
              </w:rPr>
              <w:drawing>
                <wp:anchor distT="0" distB="0" distL="114300" distR="114300" simplePos="0" relativeHeight="253101056" behindDoc="1" locked="0" layoutInCell="1" allowOverlap="1" wp14:anchorId="54CACF7C" wp14:editId="7762BA41">
                  <wp:simplePos x="0" y="0"/>
                  <wp:positionH relativeFrom="column">
                    <wp:posOffset>0</wp:posOffset>
                  </wp:positionH>
                  <wp:positionV relativeFrom="paragraph">
                    <wp:posOffset>129540</wp:posOffset>
                  </wp:positionV>
                  <wp:extent cx="2700655" cy="5577205"/>
                  <wp:effectExtent l="0" t="0" r="4445" b="4445"/>
                  <wp:wrapTight wrapText="bothSides">
                    <wp:wrapPolygon edited="0">
                      <wp:start x="0" y="0"/>
                      <wp:lineTo x="0" y="21543"/>
                      <wp:lineTo x="21483" y="21543"/>
                      <wp:lineTo x="2148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0655" cy="5577205"/>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522C4EF0" w14:textId="77777777" w:rsidR="00395D95" w:rsidRDefault="00395D95">
      <w:r>
        <w:br w:type="page"/>
      </w:r>
    </w:p>
    <w:p w14:paraId="4FA65EE3" w14:textId="76CFBF0F" w:rsidR="008859E6" w:rsidRDefault="00A63D63" w:rsidP="008859E6">
      <w:pPr>
        <w:pStyle w:val="Heading2"/>
        <w:spacing w:line="276" w:lineRule="auto"/>
      </w:pPr>
      <w:bookmarkStart w:id="417" w:name="_Toc119582166"/>
      <w:r>
        <w:lastRenderedPageBreak/>
        <w:t xml:space="preserve">Casting Yard </w:t>
      </w:r>
      <w:r w:rsidR="008859E6">
        <w:t>Operations</w:t>
      </w:r>
      <w:bookmarkEnd w:id="417"/>
    </w:p>
    <w:p w14:paraId="41E2D292" w14:textId="6C918E49" w:rsidR="00B13E6A" w:rsidRDefault="00B13E6A" w:rsidP="0072151F">
      <w:pPr>
        <w:spacing w:before="120" w:line="360" w:lineRule="auto"/>
        <w:jc w:val="both"/>
        <w:rPr>
          <w:sz w:val="24"/>
          <w:szCs w:val="24"/>
        </w:rPr>
      </w:pPr>
      <w:r w:rsidRPr="00A44D71">
        <w:rPr>
          <w:sz w:val="24"/>
          <w:szCs w:val="24"/>
        </w:rPr>
        <w:t>Operat</w:t>
      </w:r>
      <w:r w:rsidR="004C4468" w:rsidRPr="00A44D71">
        <w:rPr>
          <w:sz w:val="24"/>
          <w:szCs w:val="24"/>
        </w:rPr>
        <w:t>ion</w:t>
      </w:r>
      <w:r w:rsidRPr="00A44D71">
        <w:rPr>
          <w:sz w:val="24"/>
          <w:szCs w:val="24"/>
        </w:rPr>
        <w:t xml:space="preserve"> at glance</w:t>
      </w:r>
      <w:r w:rsidR="00B46687" w:rsidRPr="00A44D71">
        <w:rPr>
          <w:sz w:val="24"/>
          <w:szCs w:val="24"/>
        </w:rPr>
        <w:t>:</w:t>
      </w:r>
    </w:p>
    <w:p w14:paraId="24E1A714" w14:textId="38E3566E" w:rsidR="0093496C" w:rsidRPr="00A44D71" w:rsidRDefault="00940C38" w:rsidP="0072151F">
      <w:pPr>
        <w:spacing w:before="120" w:line="360" w:lineRule="auto"/>
        <w:jc w:val="both"/>
        <w:rPr>
          <w:sz w:val="24"/>
          <w:szCs w:val="24"/>
        </w:rPr>
      </w:pPr>
      <w:r>
        <w:object w:dxaOrig="15541" w:dyaOrig="11026" w14:anchorId="653CEA8E">
          <v:shape id="_x0000_i1031" type="#_x0000_t75" style="width:468pt;height:332.25pt" o:ole="">
            <v:imagedata r:id="rId41" o:title=""/>
          </v:shape>
          <o:OLEObject Type="Embed" ProgID="Visio.Drawing.15" ShapeID="_x0000_i1031" DrawAspect="Content" ObjectID="_1730800702" r:id="rId42"/>
        </w:object>
      </w:r>
    </w:p>
    <w:p w14:paraId="752710EB" w14:textId="77777777" w:rsidR="00F80164" w:rsidRDefault="00F80164">
      <w:r>
        <w:br w:type="page"/>
      </w:r>
    </w:p>
    <w:p w14:paraId="631CA138" w14:textId="00AF42C1" w:rsidR="008859E6" w:rsidRDefault="008859E6" w:rsidP="008859E6">
      <w:pPr>
        <w:pStyle w:val="Heading3"/>
        <w:spacing w:line="360" w:lineRule="auto"/>
      </w:pPr>
      <w:bookmarkStart w:id="418" w:name="_Toc119582167"/>
      <w:r>
        <w:lastRenderedPageBreak/>
        <w:t xml:space="preserve">Quality </w:t>
      </w:r>
      <w:r w:rsidR="000612A8">
        <w:t>Inspection</w:t>
      </w:r>
      <w:bookmarkEnd w:id="418"/>
      <w:r>
        <w:t xml:space="preserve"> </w:t>
      </w:r>
    </w:p>
    <w:p w14:paraId="5C61BC88" w14:textId="109FE8F8" w:rsidR="008859E6" w:rsidRDefault="00B04294" w:rsidP="002912F0">
      <w:pPr>
        <w:rPr>
          <w:rFonts w:ascii="Calibri" w:hAnsi="Calibri"/>
          <w:b/>
          <w:color w:val="404040" w:themeColor="text1" w:themeTint="BF"/>
          <w:sz w:val="28"/>
          <w:szCs w:val="20"/>
          <w:u w:val="single"/>
        </w:rPr>
      </w:pPr>
      <w:r>
        <w:rPr>
          <w:noProof/>
        </w:rPr>
        <w:drawing>
          <wp:anchor distT="0" distB="0" distL="114300" distR="114300" simplePos="0" relativeHeight="253093888" behindDoc="1" locked="0" layoutInCell="1" allowOverlap="1" wp14:anchorId="53F66FD3" wp14:editId="0A2A3780">
            <wp:simplePos x="0" y="0"/>
            <wp:positionH relativeFrom="column">
              <wp:posOffset>17253</wp:posOffset>
            </wp:positionH>
            <wp:positionV relativeFrom="paragraph">
              <wp:posOffset>20356</wp:posOffset>
            </wp:positionV>
            <wp:extent cx="5943600" cy="2691008"/>
            <wp:effectExtent l="19050" t="19050" r="19050" b="14605"/>
            <wp:wrapTight wrapText="bothSides">
              <wp:wrapPolygon edited="0">
                <wp:start x="-69" y="-153"/>
                <wp:lineTo x="-69" y="21564"/>
                <wp:lineTo x="21600" y="21564"/>
                <wp:lineTo x="21600" y="-153"/>
                <wp:lineTo x="-69" y="-153"/>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91008"/>
                    </a:xfrm>
                    <a:prstGeom prst="rect">
                      <a:avLst/>
                    </a:prstGeom>
                    <a:noFill/>
                    <a:ln>
                      <a:solidFill>
                        <a:schemeClr val="bg1"/>
                      </a:solidFill>
                    </a:ln>
                  </pic:spPr>
                </pic:pic>
              </a:graphicData>
            </a:graphic>
          </wp:anchor>
        </w:drawing>
      </w:r>
      <w:r w:rsidR="008859E6">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8859E6" w14:paraId="3B1D2DB6" w14:textId="77777777" w:rsidTr="00FF07AB">
        <w:tc>
          <w:tcPr>
            <w:tcW w:w="1838" w:type="dxa"/>
            <w:shd w:val="clear" w:color="auto" w:fill="FBE4D5" w:themeFill="accent2" w:themeFillTint="33"/>
          </w:tcPr>
          <w:p w14:paraId="2C8A896B" w14:textId="77777777" w:rsidR="008859E6" w:rsidRPr="009C2094" w:rsidRDefault="008859E6" w:rsidP="00FF07AB">
            <w:pPr>
              <w:rPr>
                <w:b/>
              </w:rPr>
            </w:pPr>
            <w:r w:rsidRPr="009C2094">
              <w:rPr>
                <w:b/>
              </w:rPr>
              <w:t>Module  Description</w:t>
            </w:r>
          </w:p>
        </w:tc>
        <w:tc>
          <w:tcPr>
            <w:tcW w:w="7512" w:type="dxa"/>
          </w:tcPr>
          <w:p w14:paraId="769F80C2" w14:textId="77777777" w:rsidR="008859E6" w:rsidRDefault="00A3288E" w:rsidP="00A3288E">
            <w:pPr>
              <w:spacing w:after="100" w:line="360" w:lineRule="auto"/>
              <w:jc w:val="both"/>
              <w:rPr>
                <w:color w:val="000000" w:themeColor="text1"/>
              </w:rPr>
            </w:pPr>
            <w:r w:rsidRPr="000612A8">
              <w:rPr>
                <w:color w:val="000000" w:themeColor="text1"/>
              </w:rPr>
              <w:t xml:space="preserve">This module compliance quality, validation and quality result management. </w:t>
            </w:r>
            <w:r w:rsidR="000612A8" w:rsidRPr="000612A8">
              <w:rPr>
                <w:color w:val="000000" w:themeColor="text1"/>
              </w:rPr>
              <w:t xml:space="preserve">Quality Inspection module is important tool to prevent the non-satisfactory goods to be stored in the segment production. </w:t>
            </w:r>
          </w:p>
          <w:p w14:paraId="356D3F2B" w14:textId="159D176B" w:rsidR="00E36C6C" w:rsidRPr="00A30576" w:rsidRDefault="00E36C6C" w:rsidP="00E36C6C">
            <w:pPr>
              <w:spacing w:after="100" w:line="360" w:lineRule="auto"/>
              <w:jc w:val="both"/>
              <w:rPr>
                <w:b/>
                <w:bCs/>
                <w:i/>
              </w:rPr>
            </w:pPr>
            <w:r w:rsidRPr="00A30576">
              <w:rPr>
                <w:b/>
                <w:bCs/>
                <w:i/>
              </w:rPr>
              <w:t xml:space="preserve">*This activity will be done using </w:t>
            </w:r>
            <w:r w:rsidR="00A44D71">
              <w:rPr>
                <w:b/>
                <w:bCs/>
                <w:i/>
              </w:rPr>
              <w:t>Device</w:t>
            </w:r>
            <w:r w:rsidRPr="00A30576">
              <w:rPr>
                <w:b/>
                <w:bCs/>
                <w:i/>
              </w:rPr>
              <w:t xml:space="preserve"> Application.</w:t>
            </w:r>
          </w:p>
        </w:tc>
      </w:tr>
    </w:tbl>
    <w:p w14:paraId="696F77D5" w14:textId="77777777" w:rsidR="008859E6" w:rsidRDefault="008859E6" w:rsidP="008859E6"/>
    <w:tbl>
      <w:tblPr>
        <w:tblStyle w:val="TableGrid"/>
        <w:tblW w:w="0" w:type="auto"/>
        <w:tblLook w:val="04A0" w:firstRow="1" w:lastRow="0" w:firstColumn="1" w:lastColumn="0" w:noHBand="0" w:noVBand="1"/>
      </w:tblPr>
      <w:tblGrid>
        <w:gridCol w:w="1838"/>
        <w:gridCol w:w="7512"/>
      </w:tblGrid>
      <w:tr w:rsidR="008859E6" w14:paraId="607AA3F3" w14:textId="77777777" w:rsidTr="00FF07AB">
        <w:tc>
          <w:tcPr>
            <w:tcW w:w="1838" w:type="dxa"/>
            <w:shd w:val="clear" w:color="auto" w:fill="FBE4D5" w:themeFill="accent2" w:themeFillTint="33"/>
          </w:tcPr>
          <w:p w14:paraId="7455029D" w14:textId="77777777" w:rsidR="008859E6" w:rsidRPr="00E30211" w:rsidRDefault="008859E6" w:rsidP="00FF07AB">
            <w:pPr>
              <w:rPr>
                <w:b/>
                <w:highlight w:val="yellow"/>
              </w:rPr>
            </w:pPr>
            <w:r w:rsidRPr="00335EB5">
              <w:rPr>
                <w:b/>
              </w:rPr>
              <w:t>Pre-Conditions</w:t>
            </w:r>
          </w:p>
        </w:tc>
        <w:tc>
          <w:tcPr>
            <w:tcW w:w="7512" w:type="dxa"/>
          </w:tcPr>
          <w:p w14:paraId="7C5231E0" w14:textId="760FD1AE" w:rsidR="008859E6" w:rsidRDefault="000612A8" w:rsidP="00DD529A">
            <w:pPr>
              <w:pStyle w:val="ListParagraph"/>
              <w:numPr>
                <w:ilvl w:val="0"/>
                <w:numId w:val="22"/>
              </w:numPr>
              <w:spacing w:line="360" w:lineRule="auto"/>
            </w:pPr>
            <w:r>
              <w:t>QC personal should check Segment produced against defined parameters</w:t>
            </w:r>
            <w:r w:rsidR="008859E6">
              <w:t>.</w:t>
            </w:r>
          </w:p>
          <w:p w14:paraId="2909E04F" w14:textId="3E59B051" w:rsidR="008859E6" w:rsidRDefault="000612A8" w:rsidP="00DD529A">
            <w:pPr>
              <w:pStyle w:val="ListParagraph"/>
              <w:numPr>
                <w:ilvl w:val="0"/>
                <w:numId w:val="22"/>
              </w:numPr>
              <w:spacing w:line="360" w:lineRule="auto"/>
            </w:pPr>
            <w:r>
              <w:t>QC personal should check the de-</w:t>
            </w:r>
            <w:r w:rsidR="00CE4C4F">
              <w:t>Mould</w:t>
            </w:r>
            <w:r>
              <w:t>ing time before quality</w:t>
            </w:r>
            <w:r w:rsidR="008859E6">
              <w:t>.</w:t>
            </w:r>
          </w:p>
          <w:p w14:paraId="3BB9C300" w14:textId="23FA3C8A" w:rsidR="000612A8" w:rsidRDefault="000612A8" w:rsidP="00DD529A">
            <w:pPr>
              <w:pStyle w:val="ListParagraph"/>
              <w:numPr>
                <w:ilvl w:val="0"/>
                <w:numId w:val="22"/>
              </w:numPr>
              <w:spacing w:line="360" w:lineRule="auto"/>
            </w:pPr>
            <w:r>
              <w:t xml:space="preserve">Segment should have </w:t>
            </w:r>
            <w:r w:rsidR="00DB3F20">
              <w:t xml:space="preserve">RFID tag inside </w:t>
            </w:r>
            <w:r w:rsidR="00CE4C4F">
              <w:t>Mould</w:t>
            </w:r>
            <w:r w:rsidR="00DB3F20">
              <w:t>ing</w:t>
            </w:r>
            <w:r>
              <w:t>.</w:t>
            </w:r>
          </w:p>
        </w:tc>
      </w:tr>
    </w:tbl>
    <w:p w14:paraId="5BF09005" w14:textId="77777777" w:rsidR="008859E6" w:rsidRDefault="008859E6" w:rsidP="008859E6"/>
    <w:tbl>
      <w:tblPr>
        <w:tblStyle w:val="TableGrid"/>
        <w:tblW w:w="0" w:type="auto"/>
        <w:tblLook w:val="04A0" w:firstRow="1" w:lastRow="0" w:firstColumn="1" w:lastColumn="0" w:noHBand="0" w:noVBand="1"/>
      </w:tblPr>
      <w:tblGrid>
        <w:gridCol w:w="1838"/>
        <w:gridCol w:w="7512"/>
      </w:tblGrid>
      <w:tr w:rsidR="008859E6" w14:paraId="19B4FE2F" w14:textId="77777777" w:rsidTr="00E36C6C">
        <w:trPr>
          <w:trHeight w:val="710"/>
        </w:trPr>
        <w:tc>
          <w:tcPr>
            <w:tcW w:w="1838" w:type="dxa"/>
            <w:shd w:val="clear" w:color="auto" w:fill="FBE4D5" w:themeFill="accent2" w:themeFillTint="33"/>
          </w:tcPr>
          <w:p w14:paraId="36D1FB7D" w14:textId="77777777" w:rsidR="008859E6" w:rsidRPr="00661DBC" w:rsidRDefault="008859E6" w:rsidP="00FF07AB">
            <w:pPr>
              <w:spacing w:line="360" w:lineRule="auto"/>
              <w:jc w:val="both"/>
              <w:rPr>
                <w:b/>
                <w:bCs/>
              </w:rPr>
            </w:pPr>
            <w:r w:rsidRPr="00661DBC">
              <w:rPr>
                <w:b/>
                <w:bCs/>
              </w:rPr>
              <w:t>Process Steps</w:t>
            </w:r>
          </w:p>
        </w:tc>
        <w:tc>
          <w:tcPr>
            <w:tcW w:w="7512" w:type="dxa"/>
          </w:tcPr>
          <w:p w14:paraId="2B8C47E7" w14:textId="77777777" w:rsidR="000612A8" w:rsidRDefault="000612A8" w:rsidP="00DD529A">
            <w:pPr>
              <w:pStyle w:val="ListParagraph"/>
              <w:numPr>
                <w:ilvl w:val="0"/>
                <w:numId w:val="23"/>
              </w:numPr>
              <w:spacing w:line="360" w:lineRule="auto"/>
              <w:jc w:val="both"/>
            </w:pPr>
            <w:r>
              <w:t>Scan the Segment RFID tag.</w:t>
            </w:r>
          </w:p>
          <w:p w14:paraId="3FAF3558" w14:textId="3B9A7910" w:rsidR="000612A8" w:rsidRDefault="000612A8" w:rsidP="00DD529A">
            <w:pPr>
              <w:pStyle w:val="ListParagraph"/>
              <w:numPr>
                <w:ilvl w:val="0"/>
                <w:numId w:val="23"/>
              </w:numPr>
              <w:spacing w:line="360" w:lineRule="auto"/>
              <w:jc w:val="both"/>
            </w:pPr>
            <w:r>
              <w:t>Display RFID tag details</w:t>
            </w:r>
            <w:r w:rsidR="00A3288E">
              <w:t xml:space="preserve"> in the system</w:t>
            </w:r>
            <w:r>
              <w:t>.</w:t>
            </w:r>
          </w:p>
          <w:p w14:paraId="0212B804" w14:textId="33572DAB" w:rsidR="00814BCE" w:rsidRDefault="00814BCE" w:rsidP="00DD529A">
            <w:pPr>
              <w:pStyle w:val="ListParagraph"/>
              <w:numPr>
                <w:ilvl w:val="0"/>
                <w:numId w:val="23"/>
              </w:numPr>
              <w:spacing w:line="360" w:lineRule="auto"/>
              <w:jc w:val="both"/>
            </w:pPr>
            <w:r>
              <w:t>User will check quality of the Segment against set parameters.</w:t>
            </w:r>
          </w:p>
          <w:p w14:paraId="232A14E5" w14:textId="78DCF279" w:rsidR="00814BCE" w:rsidRPr="00E210ED" w:rsidRDefault="00814BCE" w:rsidP="00DD529A">
            <w:pPr>
              <w:pStyle w:val="ListParagraph"/>
              <w:numPr>
                <w:ilvl w:val="0"/>
                <w:numId w:val="23"/>
              </w:numPr>
              <w:spacing w:line="360" w:lineRule="auto"/>
              <w:jc w:val="both"/>
            </w:pPr>
            <w:r>
              <w:t xml:space="preserve">If Segment Quantity </w:t>
            </w:r>
            <w:r w:rsidRPr="00A3288E">
              <w:t>is “</w:t>
            </w:r>
            <w:r w:rsidRPr="00A3288E">
              <w:rPr>
                <w:bCs/>
              </w:rPr>
              <w:t>OK</w:t>
            </w:r>
            <w:r w:rsidRPr="00A3288E">
              <w:t>”:</w:t>
            </w:r>
            <w:r w:rsidRPr="00E210ED">
              <w:t xml:space="preserve"> </w:t>
            </w:r>
          </w:p>
          <w:p w14:paraId="20706BD0" w14:textId="77777777" w:rsidR="00814BCE" w:rsidRDefault="00814BCE" w:rsidP="00DD529A">
            <w:pPr>
              <w:pStyle w:val="ListParagraph"/>
              <w:numPr>
                <w:ilvl w:val="0"/>
                <w:numId w:val="19"/>
              </w:numPr>
              <w:spacing w:line="360" w:lineRule="auto"/>
              <w:jc w:val="both"/>
            </w:pPr>
            <w:r>
              <w:t>User will enter/ select result as ‘</w:t>
            </w:r>
            <w:r w:rsidRPr="005C4078">
              <w:rPr>
                <w:i/>
                <w:iCs/>
              </w:rPr>
              <w:t>’Accepted’’</w:t>
            </w:r>
          </w:p>
          <w:p w14:paraId="13E4D425" w14:textId="237F840A" w:rsidR="00814BCE" w:rsidRDefault="00814BCE" w:rsidP="00DD529A">
            <w:pPr>
              <w:pStyle w:val="ListParagraph"/>
              <w:numPr>
                <w:ilvl w:val="0"/>
                <w:numId w:val="19"/>
              </w:numPr>
              <w:spacing w:line="360" w:lineRule="auto"/>
              <w:jc w:val="both"/>
            </w:pPr>
            <w:r>
              <w:t xml:space="preserve">Move Segment to Yard Location for storage. </w:t>
            </w:r>
          </w:p>
          <w:p w14:paraId="4CAB5127" w14:textId="1AC44E87" w:rsidR="00814BCE" w:rsidRPr="00E210ED" w:rsidRDefault="00814BCE" w:rsidP="00DD529A">
            <w:pPr>
              <w:pStyle w:val="ListParagraph"/>
              <w:numPr>
                <w:ilvl w:val="0"/>
                <w:numId w:val="23"/>
              </w:numPr>
              <w:spacing w:line="360" w:lineRule="auto"/>
              <w:jc w:val="both"/>
            </w:pPr>
            <w:r>
              <w:t xml:space="preserve">If Segment </w:t>
            </w:r>
            <w:r w:rsidRPr="00A3288E">
              <w:t>Quantity is “</w:t>
            </w:r>
            <w:r w:rsidRPr="00A3288E">
              <w:rPr>
                <w:bCs/>
              </w:rPr>
              <w:t>NOT OK</w:t>
            </w:r>
            <w:r w:rsidRPr="00A3288E">
              <w:t>”:</w:t>
            </w:r>
          </w:p>
          <w:p w14:paraId="63552A78" w14:textId="607F9963" w:rsidR="00814BCE" w:rsidRDefault="00814BCE" w:rsidP="00DD529A">
            <w:pPr>
              <w:pStyle w:val="ListParagraph"/>
              <w:numPr>
                <w:ilvl w:val="0"/>
                <w:numId w:val="20"/>
              </w:numPr>
              <w:spacing w:line="360" w:lineRule="auto"/>
              <w:jc w:val="both"/>
            </w:pPr>
            <w:r>
              <w:t>User will enter/ select result as ‘</w:t>
            </w:r>
            <w:r w:rsidRPr="005C4078">
              <w:rPr>
                <w:i/>
                <w:iCs/>
              </w:rPr>
              <w:t>’</w:t>
            </w:r>
            <w:r>
              <w:t xml:space="preserve"> Rejected</w:t>
            </w:r>
            <w:r w:rsidRPr="005C4078">
              <w:rPr>
                <w:i/>
                <w:iCs/>
              </w:rPr>
              <w:t>’’</w:t>
            </w:r>
            <w:r>
              <w:t>.</w:t>
            </w:r>
          </w:p>
          <w:p w14:paraId="554B2D9C" w14:textId="2C6C7D75" w:rsidR="00814BCE" w:rsidRDefault="00814BCE" w:rsidP="00DD529A">
            <w:pPr>
              <w:pStyle w:val="ListParagraph"/>
              <w:numPr>
                <w:ilvl w:val="0"/>
                <w:numId w:val="20"/>
              </w:numPr>
              <w:spacing w:line="360" w:lineRule="auto"/>
              <w:jc w:val="both"/>
            </w:pPr>
            <w:r>
              <w:t xml:space="preserve">Move Segment to rejection area Location. </w:t>
            </w:r>
          </w:p>
          <w:p w14:paraId="6F1825F2" w14:textId="00DC36C8" w:rsidR="008859E6" w:rsidRPr="00E36C6C" w:rsidRDefault="002912F0" w:rsidP="00DD529A">
            <w:pPr>
              <w:pStyle w:val="ListParagraph"/>
              <w:numPr>
                <w:ilvl w:val="0"/>
                <w:numId w:val="23"/>
              </w:numPr>
              <w:spacing w:line="360" w:lineRule="auto"/>
              <w:jc w:val="both"/>
            </w:pPr>
            <w:r>
              <w:t>The quality c</w:t>
            </w:r>
            <w:r w:rsidR="00814BCE">
              <w:t xml:space="preserve">heck details </w:t>
            </w:r>
            <w:r>
              <w:t xml:space="preserve">gets updated </w:t>
            </w:r>
            <w:r w:rsidR="00814BCE">
              <w:t xml:space="preserve">in </w:t>
            </w:r>
            <w:r>
              <w:t xml:space="preserve">the </w:t>
            </w:r>
            <w:r w:rsidR="00814BCE">
              <w:t>database.</w:t>
            </w:r>
          </w:p>
        </w:tc>
      </w:tr>
      <w:tr w:rsidR="008859E6" w14:paraId="396484FA" w14:textId="77777777" w:rsidTr="00FF07AB">
        <w:tc>
          <w:tcPr>
            <w:tcW w:w="1838" w:type="dxa"/>
            <w:shd w:val="clear" w:color="auto" w:fill="FBE4D5" w:themeFill="accent2" w:themeFillTint="33"/>
          </w:tcPr>
          <w:p w14:paraId="3356A20A" w14:textId="77777777" w:rsidR="008859E6" w:rsidRPr="00CE3DEE" w:rsidRDefault="008859E6" w:rsidP="00FF07AB">
            <w:pPr>
              <w:rPr>
                <w:b/>
              </w:rPr>
            </w:pPr>
            <w:r w:rsidRPr="00335EB5">
              <w:rPr>
                <w:b/>
              </w:rPr>
              <w:lastRenderedPageBreak/>
              <w:t>Post-Conditions</w:t>
            </w:r>
          </w:p>
        </w:tc>
        <w:tc>
          <w:tcPr>
            <w:tcW w:w="7512" w:type="dxa"/>
          </w:tcPr>
          <w:p w14:paraId="1F6E0E0A" w14:textId="77777777" w:rsidR="000612A8" w:rsidRPr="000612A8" w:rsidRDefault="000612A8" w:rsidP="00DD529A">
            <w:pPr>
              <w:pStyle w:val="ListParagraph"/>
              <w:numPr>
                <w:ilvl w:val="0"/>
                <w:numId w:val="24"/>
              </w:numPr>
              <w:spacing w:line="360" w:lineRule="auto"/>
              <w:jc w:val="both"/>
            </w:pPr>
            <w:r w:rsidRPr="000612A8">
              <w:rPr>
                <w:color w:val="000000" w:themeColor="text1"/>
              </w:rPr>
              <w:t>All accepted Segments shall be moved to Yard Location</w:t>
            </w:r>
            <w:r>
              <w:rPr>
                <w:color w:val="000000" w:themeColor="text1"/>
              </w:rPr>
              <w:t>.</w:t>
            </w:r>
          </w:p>
          <w:p w14:paraId="2F8FC425" w14:textId="744BF4A6" w:rsidR="008859E6" w:rsidRDefault="000612A8" w:rsidP="00DD529A">
            <w:pPr>
              <w:pStyle w:val="ListParagraph"/>
              <w:numPr>
                <w:ilvl w:val="0"/>
                <w:numId w:val="24"/>
              </w:numPr>
              <w:spacing w:line="360" w:lineRule="auto"/>
              <w:jc w:val="both"/>
            </w:pPr>
            <w:r w:rsidRPr="000612A8">
              <w:t>All rejected Segments will be moved to Yard Rejection Location.</w:t>
            </w:r>
          </w:p>
        </w:tc>
      </w:tr>
    </w:tbl>
    <w:p w14:paraId="604E33E0" w14:textId="77777777" w:rsidR="008859E6" w:rsidRDefault="008859E6" w:rsidP="008859E6"/>
    <w:tbl>
      <w:tblPr>
        <w:tblStyle w:val="TableGrid"/>
        <w:tblW w:w="0" w:type="auto"/>
        <w:tblLook w:val="04A0" w:firstRow="1" w:lastRow="0" w:firstColumn="1" w:lastColumn="0" w:noHBand="0" w:noVBand="1"/>
      </w:tblPr>
      <w:tblGrid>
        <w:gridCol w:w="1838"/>
        <w:gridCol w:w="7512"/>
      </w:tblGrid>
      <w:tr w:rsidR="008859E6" w14:paraId="0D9B1163" w14:textId="77777777" w:rsidTr="00FF07AB">
        <w:tc>
          <w:tcPr>
            <w:tcW w:w="1838" w:type="dxa"/>
            <w:shd w:val="clear" w:color="auto" w:fill="FBE4D5" w:themeFill="accent2" w:themeFillTint="33"/>
          </w:tcPr>
          <w:p w14:paraId="3328F609" w14:textId="77777777" w:rsidR="008859E6" w:rsidRPr="00CE3DEE" w:rsidRDefault="008859E6" w:rsidP="00FF07AB">
            <w:pPr>
              <w:rPr>
                <w:b/>
              </w:rPr>
            </w:pPr>
            <w:r w:rsidRPr="00CE3DEE">
              <w:rPr>
                <w:b/>
              </w:rPr>
              <w:t>Validations</w:t>
            </w:r>
          </w:p>
        </w:tc>
        <w:tc>
          <w:tcPr>
            <w:tcW w:w="7512" w:type="dxa"/>
          </w:tcPr>
          <w:p w14:paraId="7E0EB016" w14:textId="77777777" w:rsidR="00E36C6C" w:rsidRPr="00E36C6C" w:rsidRDefault="00E36C6C" w:rsidP="00DD529A">
            <w:pPr>
              <w:pStyle w:val="ListParagraph"/>
              <w:numPr>
                <w:ilvl w:val="0"/>
                <w:numId w:val="25"/>
              </w:numPr>
              <w:spacing w:line="360" w:lineRule="auto"/>
              <w:jc w:val="both"/>
              <w:rPr>
                <w:color w:val="000000" w:themeColor="text1"/>
              </w:rPr>
            </w:pPr>
            <w:r w:rsidRPr="00E36C6C">
              <w:rPr>
                <w:color w:val="000000" w:themeColor="text1"/>
              </w:rPr>
              <w:t>An alert message is displayed in case of any error / invalid activity.</w:t>
            </w:r>
          </w:p>
          <w:p w14:paraId="148630E2" w14:textId="57893ADB" w:rsidR="00E36C6C" w:rsidRPr="00E36C6C" w:rsidRDefault="00E36C6C" w:rsidP="00DD529A">
            <w:pPr>
              <w:pStyle w:val="ListParagraph"/>
              <w:numPr>
                <w:ilvl w:val="0"/>
                <w:numId w:val="25"/>
              </w:numPr>
              <w:spacing w:line="360" w:lineRule="auto"/>
              <w:jc w:val="both"/>
              <w:rPr>
                <w:color w:val="000000" w:themeColor="text1"/>
              </w:rPr>
            </w:pPr>
            <w:r w:rsidRPr="00E36C6C">
              <w:rPr>
                <w:color w:val="000000" w:themeColor="text1"/>
              </w:rPr>
              <w:t xml:space="preserve">An alert message is displayed in case </w:t>
            </w:r>
            <w:r>
              <w:rPr>
                <w:color w:val="000000" w:themeColor="text1"/>
              </w:rPr>
              <w:t>Segment details</w:t>
            </w:r>
            <w:r w:rsidRPr="00E36C6C">
              <w:rPr>
                <w:color w:val="000000" w:themeColor="text1"/>
              </w:rPr>
              <w:t xml:space="preserve"> is not available in list.</w:t>
            </w:r>
          </w:p>
          <w:p w14:paraId="1F062A1C" w14:textId="77777777" w:rsidR="00E36C6C" w:rsidRPr="000612A8" w:rsidRDefault="00E36C6C" w:rsidP="00DD529A">
            <w:pPr>
              <w:pStyle w:val="ListParagraph"/>
              <w:numPr>
                <w:ilvl w:val="0"/>
                <w:numId w:val="25"/>
              </w:numPr>
              <w:spacing w:line="360" w:lineRule="auto"/>
              <w:jc w:val="both"/>
              <w:rPr>
                <w:color w:val="000000" w:themeColor="text1"/>
              </w:rPr>
            </w:pPr>
            <w:r w:rsidRPr="000612A8">
              <w:rPr>
                <w:color w:val="000000" w:themeColor="text1"/>
              </w:rPr>
              <w:t xml:space="preserve">Authorized access to the </w:t>
            </w:r>
            <w:r>
              <w:rPr>
                <w:color w:val="000000" w:themeColor="text1"/>
              </w:rPr>
              <w:t xml:space="preserve">QC </w:t>
            </w:r>
            <w:r w:rsidRPr="000612A8">
              <w:rPr>
                <w:color w:val="000000" w:themeColor="text1"/>
              </w:rPr>
              <w:t>application</w:t>
            </w:r>
            <w:r>
              <w:rPr>
                <w:color w:val="000000" w:themeColor="text1"/>
              </w:rPr>
              <w:t xml:space="preserve"> check.</w:t>
            </w:r>
          </w:p>
          <w:p w14:paraId="50E8CA05" w14:textId="52280C16" w:rsidR="008859E6" w:rsidRPr="00E36C6C" w:rsidRDefault="00E36C6C" w:rsidP="00DD529A">
            <w:pPr>
              <w:pStyle w:val="ListParagraph"/>
              <w:numPr>
                <w:ilvl w:val="0"/>
                <w:numId w:val="25"/>
              </w:numPr>
              <w:spacing w:line="360" w:lineRule="auto"/>
              <w:jc w:val="both"/>
              <w:rPr>
                <w:color w:val="000000" w:themeColor="text1"/>
              </w:rPr>
            </w:pPr>
            <w:r w:rsidRPr="004325BF">
              <w:rPr>
                <w:color w:val="000000" w:themeColor="text1"/>
              </w:rPr>
              <w:t xml:space="preserve">Quality </w:t>
            </w:r>
            <w:r>
              <w:rPr>
                <w:color w:val="000000" w:themeColor="text1"/>
              </w:rPr>
              <w:t>Check should be</w:t>
            </w:r>
            <w:r w:rsidRPr="004325BF">
              <w:rPr>
                <w:color w:val="000000" w:themeColor="text1"/>
              </w:rPr>
              <w:t xml:space="preserve"> updated against</w:t>
            </w:r>
            <w:r>
              <w:rPr>
                <w:color w:val="000000" w:themeColor="text1"/>
              </w:rPr>
              <w:t xml:space="preserve"> RFI number</w:t>
            </w:r>
            <w:r w:rsidRPr="004325BF">
              <w:rPr>
                <w:color w:val="000000" w:themeColor="text1"/>
              </w:rPr>
              <w:t>.</w:t>
            </w:r>
          </w:p>
        </w:tc>
      </w:tr>
    </w:tbl>
    <w:p w14:paraId="10F6C834" w14:textId="77777777" w:rsidR="008859E6" w:rsidRDefault="008859E6" w:rsidP="008859E6"/>
    <w:tbl>
      <w:tblPr>
        <w:tblStyle w:val="TableGrid11"/>
        <w:tblW w:w="9355" w:type="dxa"/>
        <w:tblLook w:val="04A0" w:firstRow="1" w:lastRow="0" w:firstColumn="1" w:lastColumn="0" w:noHBand="0" w:noVBand="1"/>
      </w:tblPr>
      <w:tblGrid>
        <w:gridCol w:w="1795"/>
        <w:gridCol w:w="7560"/>
      </w:tblGrid>
      <w:tr w:rsidR="00CC1238" w:rsidRPr="009E634E" w14:paraId="3C921363" w14:textId="77777777" w:rsidTr="005851DA">
        <w:trPr>
          <w:trHeight w:val="8342"/>
        </w:trPr>
        <w:tc>
          <w:tcPr>
            <w:tcW w:w="1795" w:type="dxa"/>
            <w:shd w:val="clear" w:color="auto" w:fill="FBE4D5" w:themeFill="accent2" w:themeFillTint="33"/>
          </w:tcPr>
          <w:p w14:paraId="5962E395" w14:textId="77777777" w:rsidR="00CC1238" w:rsidRDefault="00CC1238" w:rsidP="00962E37">
            <w:pPr>
              <w:spacing w:line="360" w:lineRule="auto"/>
              <w:rPr>
                <w:b/>
              </w:rPr>
            </w:pPr>
            <w:r>
              <w:rPr>
                <w:b/>
              </w:rPr>
              <w:t>Sample Screen</w:t>
            </w:r>
          </w:p>
        </w:tc>
        <w:tc>
          <w:tcPr>
            <w:tcW w:w="7560" w:type="dxa"/>
          </w:tcPr>
          <w:p w14:paraId="41C1A2DF" w14:textId="1FE0CA8D" w:rsidR="00CC1238" w:rsidRPr="009E634E" w:rsidRDefault="005851DA" w:rsidP="00962E37">
            <w:pPr>
              <w:spacing w:line="360" w:lineRule="auto"/>
            </w:pPr>
            <w:r>
              <w:rPr>
                <w:noProof/>
              </w:rPr>
              <w:drawing>
                <wp:anchor distT="0" distB="0" distL="114300" distR="114300" simplePos="0" relativeHeight="253102080" behindDoc="1" locked="0" layoutInCell="1" allowOverlap="1" wp14:anchorId="0DC747C9" wp14:editId="2FEB6425">
                  <wp:simplePos x="0" y="0"/>
                  <wp:positionH relativeFrom="column">
                    <wp:posOffset>16391</wp:posOffset>
                  </wp:positionH>
                  <wp:positionV relativeFrom="paragraph">
                    <wp:posOffset>97598</wp:posOffset>
                  </wp:positionV>
                  <wp:extent cx="2682240" cy="5133340"/>
                  <wp:effectExtent l="0" t="0" r="3810" b="0"/>
                  <wp:wrapTight wrapText="bothSides">
                    <wp:wrapPolygon edited="0">
                      <wp:start x="0" y="0"/>
                      <wp:lineTo x="0" y="21482"/>
                      <wp:lineTo x="21477" y="21482"/>
                      <wp:lineTo x="2147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82240" cy="5133340"/>
                          </a:xfrm>
                          <a:prstGeom prst="rect">
                            <a:avLst/>
                          </a:prstGeom>
                          <a:noFill/>
                        </pic:spPr>
                      </pic:pic>
                    </a:graphicData>
                  </a:graphic>
                </wp:anchor>
              </w:drawing>
            </w:r>
          </w:p>
        </w:tc>
      </w:tr>
    </w:tbl>
    <w:p w14:paraId="0C8D2A53" w14:textId="62F1FD5A" w:rsidR="002A6659" w:rsidRDefault="002A6659" w:rsidP="008859E6"/>
    <w:p w14:paraId="78914EBE" w14:textId="77777777" w:rsidR="002A6659" w:rsidRDefault="002A6659">
      <w:r>
        <w:br w:type="page"/>
      </w:r>
    </w:p>
    <w:p w14:paraId="50BD6177" w14:textId="4AF171ED" w:rsidR="00A63D63" w:rsidRDefault="00C5757E" w:rsidP="00A63D63">
      <w:pPr>
        <w:pStyle w:val="Heading3"/>
      </w:pPr>
      <w:bookmarkStart w:id="419" w:name="_Toc119582168"/>
      <w:r>
        <w:lastRenderedPageBreak/>
        <w:t>Moist Curing Area</w:t>
      </w:r>
      <w:bookmarkEnd w:id="419"/>
    </w:p>
    <w:p w14:paraId="6AC13A05" w14:textId="77777777" w:rsidR="00C70A67" w:rsidRPr="00C70A67" w:rsidRDefault="00C70A67" w:rsidP="00C70A67"/>
    <w:p w14:paraId="7D160264" w14:textId="6CFBCB52" w:rsidR="00A63D63" w:rsidRDefault="000B3000" w:rsidP="00A63D63">
      <w:r>
        <w:object w:dxaOrig="10996" w:dyaOrig="2641" w14:anchorId="25C47D37">
          <v:shape id="_x0000_i1042" type="#_x0000_t75" style="width:468pt;height:111.75pt" o:ole="">
            <v:imagedata r:id="rId45" o:title=""/>
          </v:shape>
          <o:OLEObject Type="Embed" ProgID="Visio.Drawing.15" ShapeID="_x0000_i1042" DrawAspect="Content" ObjectID="_1730800703" r:id="rId46"/>
        </w:object>
      </w:r>
    </w:p>
    <w:p w14:paraId="3504983F" w14:textId="77777777" w:rsidR="00C70A67" w:rsidRPr="007A387E" w:rsidRDefault="00C70A67" w:rsidP="00C70A67">
      <w:pPr>
        <w:spacing w:after="0" w:line="480" w:lineRule="auto"/>
        <w:jc w:val="both"/>
        <w:rPr>
          <w:rFonts w:ascii="Calibri" w:hAnsi="Calibri"/>
          <w:b/>
          <w:color w:val="404040" w:themeColor="text1" w:themeTint="BF"/>
          <w:sz w:val="28"/>
          <w:szCs w:val="20"/>
          <w:u w:val="single"/>
        </w:rPr>
      </w:pPr>
      <w:r w:rsidRPr="007A387E">
        <w:rPr>
          <w:rFonts w:ascii="Calibri" w:hAnsi="Calibri"/>
          <w:b/>
          <w:color w:val="404040" w:themeColor="text1" w:themeTint="BF"/>
          <w:sz w:val="28"/>
          <w:szCs w:val="20"/>
          <w:u w:val="single"/>
        </w:rPr>
        <w:t>Activities</w:t>
      </w:r>
    </w:p>
    <w:tbl>
      <w:tblPr>
        <w:tblStyle w:val="TableGrid1"/>
        <w:tblW w:w="0" w:type="auto"/>
        <w:tblLook w:val="04A0" w:firstRow="1" w:lastRow="0" w:firstColumn="1" w:lastColumn="0" w:noHBand="0" w:noVBand="1"/>
      </w:tblPr>
      <w:tblGrid>
        <w:gridCol w:w="1838"/>
        <w:gridCol w:w="7512"/>
      </w:tblGrid>
      <w:tr w:rsidR="00C70A67" w:rsidRPr="007A387E" w14:paraId="13B39EE8" w14:textId="77777777" w:rsidTr="00C70A67">
        <w:tc>
          <w:tcPr>
            <w:tcW w:w="1838" w:type="dxa"/>
            <w:shd w:val="clear" w:color="auto" w:fill="FBE4D5" w:themeFill="accent2" w:themeFillTint="33"/>
          </w:tcPr>
          <w:p w14:paraId="0C516F8C" w14:textId="77777777" w:rsidR="00C70A67" w:rsidRPr="007A387E" w:rsidRDefault="00C70A67" w:rsidP="00C70A67">
            <w:pPr>
              <w:rPr>
                <w:b/>
              </w:rPr>
            </w:pPr>
            <w:r w:rsidRPr="007A387E">
              <w:rPr>
                <w:b/>
              </w:rPr>
              <w:t>Module  Description</w:t>
            </w:r>
          </w:p>
        </w:tc>
        <w:tc>
          <w:tcPr>
            <w:tcW w:w="7512" w:type="dxa"/>
          </w:tcPr>
          <w:p w14:paraId="2B310C5A" w14:textId="13EAC432" w:rsidR="00C70A67" w:rsidRPr="00814BCE" w:rsidRDefault="00C70A67" w:rsidP="00C70A67">
            <w:pPr>
              <w:spacing w:line="360" w:lineRule="auto"/>
              <w:jc w:val="both"/>
              <w:rPr>
                <w:color w:val="000000" w:themeColor="text1"/>
              </w:rPr>
            </w:pPr>
            <w:r>
              <w:rPr>
                <w:color w:val="000000" w:themeColor="text1"/>
              </w:rPr>
              <w:t xml:space="preserve">This module will let the user to place </w:t>
            </w:r>
            <w:r w:rsidRPr="00814BCE">
              <w:rPr>
                <w:color w:val="000000" w:themeColor="text1"/>
              </w:rPr>
              <w:t>Segment</w:t>
            </w:r>
            <w:r>
              <w:rPr>
                <w:color w:val="000000" w:themeColor="text1"/>
              </w:rPr>
              <w:t xml:space="preserve"> </w:t>
            </w:r>
            <w:r w:rsidR="00C5757E">
              <w:rPr>
                <w:color w:val="000000" w:themeColor="text1"/>
              </w:rPr>
              <w:t>Moist Curing Area</w:t>
            </w:r>
            <w:r>
              <w:rPr>
                <w:color w:val="000000" w:themeColor="text1"/>
              </w:rPr>
              <w:t xml:space="preserve"> for 7days</w:t>
            </w:r>
            <w:r w:rsidRPr="00814BCE">
              <w:rPr>
                <w:color w:val="000000" w:themeColor="text1"/>
              </w:rPr>
              <w:t>. This will be help in</w:t>
            </w:r>
            <w:r>
              <w:rPr>
                <w:color w:val="000000" w:themeColor="text1"/>
              </w:rPr>
              <w:t xml:space="preserve"> remove the moisture on the segment.</w:t>
            </w:r>
            <w:del w:id="420" w:author="BCIL" w:date="2022-11-17T10:22:00Z">
              <w:r w:rsidDel="00227407">
                <w:rPr>
                  <w:color w:val="000000" w:themeColor="text1"/>
                </w:rPr>
                <w:delText>.</w:delText>
              </w:r>
            </w:del>
          </w:p>
        </w:tc>
      </w:tr>
    </w:tbl>
    <w:p w14:paraId="6CE3E553" w14:textId="77777777" w:rsidR="00C70A67" w:rsidRPr="007A387E" w:rsidRDefault="00C70A67" w:rsidP="00C70A67">
      <w:pPr>
        <w:tabs>
          <w:tab w:val="left" w:pos="4045"/>
        </w:tabs>
      </w:pPr>
    </w:p>
    <w:tbl>
      <w:tblPr>
        <w:tblStyle w:val="TableGrid1"/>
        <w:tblW w:w="0" w:type="auto"/>
        <w:tblLook w:val="04A0" w:firstRow="1" w:lastRow="0" w:firstColumn="1" w:lastColumn="0" w:noHBand="0" w:noVBand="1"/>
      </w:tblPr>
      <w:tblGrid>
        <w:gridCol w:w="1838"/>
        <w:gridCol w:w="7512"/>
      </w:tblGrid>
      <w:tr w:rsidR="00C70A67" w:rsidRPr="007A387E" w14:paraId="0993AA1D" w14:textId="77777777" w:rsidTr="00C70A67">
        <w:tc>
          <w:tcPr>
            <w:tcW w:w="1838" w:type="dxa"/>
            <w:shd w:val="clear" w:color="auto" w:fill="FBE4D5" w:themeFill="accent2" w:themeFillTint="33"/>
          </w:tcPr>
          <w:p w14:paraId="7DE18015" w14:textId="77777777" w:rsidR="00C70A67" w:rsidRPr="007A387E" w:rsidRDefault="00C70A67" w:rsidP="00C70A67">
            <w:pPr>
              <w:rPr>
                <w:b/>
              </w:rPr>
            </w:pPr>
            <w:r w:rsidRPr="007A387E">
              <w:rPr>
                <w:b/>
              </w:rPr>
              <w:t>Pre-Conditions</w:t>
            </w:r>
          </w:p>
        </w:tc>
        <w:tc>
          <w:tcPr>
            <w:tcW w:w="7512" w:type="dxa"/>
          </w:tcPr>
          <w:p w14:paraId="4EFBAB3A" w14:textId="05DB9F26" w:rsidR="00C70A67" w:rsidRDefault="00C70A67" w:rsidP="00E55F32">
            <w:pPr>
              <w:pStyle w:val="ListParagraph"/>
              <w:numPr>
                <w:ilvl w:val="0"/>
                <w:numId w:val="95"/>
              </w:numPr>
              <w:spacing w:line="360" w:lineRule="auto"/>
              <w:jc w:val="both"/>
            </w:pPr>
            <w:r w:rsidRPr="00814BCE">
              <w:t xml:space="preserve">Once Quality team accepted the segment it can be moved to </w:t>
            </w:r>
            <w:r>
              <w:t>moisture cleaning.</w:t>
            </w:r>
          </w:p>
          <w:p w14:paraId="27E4A4D1" w14:textId="22087EEB" w:rsidR="00C70A67" w:rsidRPr="007A387E" w:rsidRDefault="00C70A67" w:rsidP="00E55F32">
            <w:pPr>
              <w:pStyle w:val="ListParagraph"/>
              <w:numPr>
                <w:ilvl w:val="0"/>
                <w:numId w:val="95"/>
              </w:numPr>
              <w:spacing w:line="360" w:lineRule="auto"/>
              <w:jc w:val="both"/>
            </w:pPr>
            <w:r>
              <w:rPr>
                <w:color w:val="000000" w:themeColor="text1"/>
              </w:rPr>
              <w:t xml:space="preserve">To be kept in the </w:t>
            </w:r>
            <w:r w:rsidR="00C5757E">
              <w:rPr>
                <w:color w:val="000000" w:themeColor="text1"/>
              </w:rPr>
              <w:t>Moist Curing Area</w:t>
            </w:r>
            <w:r>
              <w:rPr>
                <w:color w:val="000000" w:themeColor="text1"/>
              </w:rPr>
              <w:t xml:space="preserve"> for 7days</w:t>
            </w:r>
            <w:r w:rsidRPr="00814BCE">
              <w:rPr>
                <w:color w:val="000000" w:themeColor="text1"/>
              </w:rPr>
              <w:t>.</w:t>
            </w:r>
          </w:p>
        </w:tc>
      </w:tr>
    </w:tbl>
    <w:p w14:paraId="00F1D941" w14:textId="77777777" w:rsidR="00C70A67" w:rsidRPr="007A387E" w:rsidRDefault="00C70A67" w:rsidP="00C70A67">
      <w:pPr>
        <w:spacing w:after="0" w:line="360" w:lineRule="auto"/>
      </w:pPr>
    </w:p>
    <w:tbl>
      <w:tblPr>
        <w:tblStyle w:val="TableGrid1"/>
        <w:tblW w:w="0" w:type="auto"/>
        <w:tblLook w:val="04A0" w:firstRow="1" w:lastRow="0" w:firstColumn="1" w:lastColumn="0" w:noHBand="0" w:noVBand="1"/>
      </w:tblPr>
      <w:tblGrid>
        <w:gridCol w:w="1838"/>
        <w:gridCol w:w="7512"/>
      </w:tblGrid>
      <w:tr w:rsidR="00C70A67" w:rsidRPr="007A387E" w14:paraId="7D755AD9" w14:textId="77777777" w:rsidTr="00C70A67">
        <w:tc>
          <w:tcPr>
            <w:tcW w:w="1838" w:type="dxa"/>
            <w:shd w:val="clear" w:color="auto" w:fill="FBE4D5" w:themeFill="accent2" w:themeFillTint="33"/>
          </w:tcPr>
          <w:p w14:paraId="5928475D" w14:textId="77777777" w:rsidR="00C70A67" w:rsidRPr="007A387E" w:rsidRDefault="00C70A67" w:rsidP="00C70A67">
            <w:pPr>
              <w:rPr>
                <w:b/>
              </w:rPr>
            </w:pPr>
            <w:r w:rsidRPr="007A387E">
              <w:rPr>
                <w:b/>
              </w:rPr>
              <w:t>Process Steps</w:t>
            </w:r>
          </w:p>
        </w:tc>
        <w:tc>
          <w:tcPr>
            <w:tcW w:w="7512" w:type="dxa"/>
          </w:tcPr>
          <w:p w14:paraId="2308A38A" w14:textId="77777777" w:rsidR="00C70A67" w:rsidRDefault="00C70A67" w:rsidP="00E55F32">
            <w:pPr>
              <w:pStyle w:val="ListParagraph"/>
              <w:numPr>
                <w:ilvl w:val="0"/>
                <w:numId w:val="96"/>
              </w:numPr>
              <w:spacing w:line="360" w:lineRule="auto"/>
              <w:jc w:val="both"/>
            </w:pPr>
            <w:r>
              <w:t>Scan the Segment RFID tag to be placed.</w:t>
            </w:r>
          </w:p>
          <w:p w14:paraId="55EEE362" w14:textId="4429D820" w:rsidR="00676943" w:rsidRDefault="00676943" w:rsidP="00E55F32">
            <w:pPr>
              <w:pStyle w:val="ListParagraph"/>
              <w:numPr>
                <w:ilvl w:val="0"/>
                <w:numId w:val="96"/>
              </w:numPr>
              <w:spacing w:line="360" w:lineRule="auto"/>
              <w:jc w:val="both"/>
            </w:pPr>
            <w:r>
              <w:t>Place the Segment and start the Moisture cleaning process.</w:t>
            </w:r>
          </w:p>
          <w:p w14:paraId="158046D1" w14:textId="77777777" w:rsidR="00676943" w:rsidRDefault="00676943" w:rsidP="00E55F32">
            <w:pPr>
              <w:pStyle w:val="ListParagraph"/>
              <w:numPr>
                <w:ilvl w:val="0"/>
                <w:numId w:val="96"/>
              </w:numPr>
              <w:spacing w:line="360" w:lineRule="auto"/>
              <w:jc w:val="both"/>
            </w:pPr>
            <w:r>
              <w:t>Confirm the moisture cleaning process completed.</w:t>
            </w:r>
          </w:p>
          <w:p w14:paraId="1D76B1C9" w14:textId="0D78ACE0" w:rsidR="00C70A67" w:rsidRPr="00676943" w:rsidRDefault="00676943" w:rsidP="00676943">
            <w:pPr>
              <w:pStyle w:val="ListParagraph"/>
              <w:spacing w:line="360" w:lineRule="auto"/>
              <w:ind w:left="360"/>
              <w:jc w:val="both"/>
              <w:rPr>
                <w:i/>
                <w:color w:val="FF0000"/>
              </w:rPr>
            </w:pPr>
            <w:r w:rsidRPr="00676943">
              <w:rPr>
                <w:i/>
                <w:color w:val="FF0000"/>
              </w:rPr>
              <w:t>*After 7days the moisture cleaning for each segment is completed</w:t>
            </w:r>
            <w:r w:rsidR="00C70A67" w:rsidRPr="00676943">
              <w:rPr>
                <w:i/>
                <w:color w:val="FF0000"/>
              </w:rPr>
              <w:t>.</w:t>
            </w:r>
          </w:p>
          <w:p w14:paraId="2B6C869F" w14:textId="77777777" w:rsidR="00C70A67" w:rsidRPr="007A387E" w:rsidRDefault="00C70A67" w:rsidP="00E55F32">
            <w:pPr>
              <w:numPr>
                <w:ilvl w:val="0"/>
                <w:numId w:val="96"/>
              </w:numPr>
              <w:spacing w:line="360" w:lineRule="auto"/>
              <w:contextualSpacing/>
              <w:jc w:val="both"/>
            </w:pPr>
            <w:r>
              <w:t xml:space="preserve">Save the details </w:t>
            </w:r>
            <w:r w:rsidRPr="007A387E">
              <w:t>in the database.</w:t>
            </w:r>
          </w:p>
        </w:tc>
      </w:tr>
    </w:tbl>
    <w:p w14:paraId="1A2B35EA" w14:textId="75298E26" w:rsidR="00C70A67" w:rsidRDefault="00C70A67" w:rsidP="00C70A67">
      <w:pPr>
        <w:rPr>
          <w:lang w:val="en-IN"/>
        </w:rPr>
      </w:pPr>
    </w:p>
    <w:tbl>
      <w:tblPr>
        <w:tblStyle w:val="TableGrid"/>
        <w:tblW w:w="0" w:type="auto"/>
        <w:tblLook w:val="04A0" w:firstRow="1" w:lastRow="0" w:firstColumn="1" w:lastColumn="0" w:noHBand="0" w:noVBand="1"/>
      </w:tblPr>
      <w:tblGrid>
        <w:gridCol w:w="1838"/>
        <w:gridCol w:w="7512"/>
      </w:tblGrid>
      <w:tr w:rsidR="00C70A67" w14:paraId="32F6A3BC" w14:textId="77777777" w:rsidTr="00C70A67">
        <w:tc>
          <w:tcPr>
            <w:tcW w:w="1838" w:type="dxa"/>
            <w:shd w:val="clear" w:color="auto" w:fill="FBE4D5" w:themeFill="accent2" w:themeFillTint="33"/>
          </w:tcPr>
          <w:p w14:paraId="06C007E3" w14:textId="77777777" w:rsidR="00C70A67" w:rsidRPr="00CE3DEE" w:rsidRDefault="00C70A67" w:rsidP="00C70A67">
            <w:pPr>
              <w:rPr>
                <w:b/>
              </w:rPr>
            </w:pPr>
            <w:r w:rsidRPr="00CE3DEE">
              <w:rPr>
                <w:b/>
              </w:rPr>
              <w:t>Post-Conditions</w:t>
            </w:r>
          </w:p>
        </w:tc>
        <w:tc>
          <w:tcPr>
            <w:tcW w:w="7512" w:type="dxa"/>
          </w:tcPr>
          <w:p w14:paraId="0FFB3395" w14:textId="77777777" w:rsidR="00C70A67" w:rsidRDefault="00C70A67" w:rsidP="00C70A67">
            <w:pPr>
              <w:pStyle w:val="ListParagraph"/>
              <w:numPr>
                <w:ilvl w:val="0"/>
                <w:numId w:val="21"/>
              </w:numPr>
              <w:spacing w:line="360" w:lineRule="auto"/>
              <w:jc w:val="both"/>
            </w:pPr>
            <w:r w:rsidRPr="00814BCE">
              <w:rPr>
                <w:iCs/>
                <w:color w:val="000000" w:themeColor="text1"/>
              </w:rPr>
              <w:t>Auto- data updating in real time Segment Inventory</w:t>
            </w:r>
            <w:r>
              <w:rPr>
                <w:iCs/>
                <w:color w:val="000000" w:themeColor="text1"/>
              </w:rPr>
              <w:t>.</w:t>
            </w:r>
          </w:p>
        </w:tc>
      </w:tr>
    </w:tbl>
    <w:p w14:paraId="3AF43D83" w14:textId="77777777" w:rsidR="00C70A67" w:rsidRDefault="00C70A67" w:rsidP="00C70A67">
      <w:pPr>
        <w:rPr>
          <w:lang w:val="en-IN"/>
        </w:rPr>
      </w:pPr>
    </w:p>
    <w:tbl>
      <w:tblPr>
        <w:tblStyle w:val="TableGrid"/>
        <w:tblW w:w="0" w:type="auto"/>
        <w:tblLook w:val="04A0" w:firstRow="1" w:lastRow="0" w:firstColumn="1" w:lastColumn="0" w:noHBand="0" w:noVBand="1"/>
      </w:tblPr>
      <w:tblGrid>
        <w:gridCol w:w="1838"/>
        <w:gridCol w:w="7512"/>
      </w:tblGrid>
      <w:tr w:rsidR="00C70A67" w14:paraId="6DF0316F" w14:textId="77777777" w:rsidTr="00C70A67">
        <w:tc>
          <w:tcPr>
            <w:tcW w:w="1838" w:type="dxa"/>
            <w:shd w:val="clear" w:color="auto" w:fill="FBE4D5" w:themeFill="accent2" w:themeFillTint="33"/>
          </w:tcPr>
          <w:p w14:paraId="46E898BD" w14:textId="77777777" w:rsidR="00C70A67" w:rsidRPr="00CE3DEE" w:rsidRDefault="00C70A67" w:rsidP="00C70A67">
            <w:pPr>
              <w:rPr>
                <w:b/>
              </w:rPr>
            </w:pPr>
            <w:r w:rsidRPr="00CE3DEE">
              <w:rPr>
                <w:b/>
              </w:rPr>
              <w:t>Validations</w:t>
            </w:r>
          </w:p>
        </w:tc>
        <w:tc>
          <w:tcPr>
            <w:tcW w:w="7512" w:type="dxa"/>
          </w:tcPr>
          <w:p w14:paraId="643875CE" w14:textId="77777777" w:rsidR="00C70A67" w:rsidRPr="00814BCE" w:rsidRDefault="00C70A67" w:rsidP="00E55F32">
            <w:pPr>
              <w:pStyle w:val="ListParagraph"/>
              <w:numPr>
                <w:ilvl w:val="0"/>
                <w:numId w:val="97"/>
              </w:numPr>
              <w:spacing w:line="360" w:lineRule="auto"/>
              <w:jc w:val="both"/>
              <w:rPr>
                <w:color w:val="000000" w:themeColor="text1"/>
              </w:rPr>
            </w:pPr>
            <w:r w:rsidRPr="00814BCE">
              <w:rPr>
                <w:color w:val="000000" w:themeColor="text1"/>
              </w:rPr>
              <w:t>Segment tracking at highly detailed level</w:t>
            </w:r>
          </w:p>
          <w:p w14:paraId="650C564C" w14:textId="77777777" w:rsidR="00C70A67" w:rsidRPr="006D6858" w:rsidRDefault="00C70A67" w:rsidP="00E55F32">
            <w:pPr>
              <w:pStyle w:val="ListParagraph"/>
              <w:numPr>
                <w:ilvl w:val="0"/>
                <w:numId w:val="97"/>
              </w:numPr>
              <w:spacing w:line="360" w:lineRule="auto"/>
              <w:jc w:val="both"/>
              <w:rPr>
                <w:color w:val="000000" w:themeColor="text1"/>
              </w:rPr>
            </w:pPr>
            <w:r w:rsidRPr="006D6858">
              <w:rPr>
                <w:color w:val="000000" w:themeColor="text1"/>
              </w:rPr>
              <w:t>An alert message is displayed in case of any error/ invalid activity.</w:t>
            </w:r>
          </w:p>
          <w:p w14:paraId="292790F1" w14:textId="77777777" w:rsidR="00C70A67" w:rsidRPr="006D6858" w:rsidRDefault="00C70A67" w:rsidP="00E55F32">
            <w:pPr>
              <w:pStyle w:val="ListParagraph"/>
              <w:numPr>
                <w:ilvl w:val="0"/>
                <w:numId w:val="97"/>
              </w:numPr>
              <w:spacing w:line="360" w:lineRule="auto"/>
              <w:jc w:val="both"/>
              <w:rPr>
                <w:color w:val="000000" w:themeColor="text1"/>
              </w:rPr>
            </w:pPr>
            <w:r w:rsidRPr="006D6858">
              <w:rPr>
                <w:color w:val="000000" w:themeColor="text1"/>
              </w:rPr>
              <w:t>An alert message is displayed in case System is not connected.</w:t>
            </w:r>
          </w:p>
        </w:tc>
      </w:tr>
    </w:tbl>
    <w:p w14:paraId="32A55EE5" w14:textId="77777777" w:rsidR="00C70A67" w:rsidRDefault="00C70A67" w:rsidP="00C70A67">
      <w:pPr>
        <w:rPr>
          <w:lang w:val="en-IN"/>
        </w:rPr>
      </w:pPr>
    </w:p>
    <w:tbl>
      <w:tblPr>
        <w:tblStyle w:val="TableGrid11"/>
        <w:tblW w:w="9355" w:type="dxa"/>
        <w:tblLook w:val="04A0" w:firstRow="1" w:lastRow="0" w:firstColumn="1" w:lastColumn="0" w:noHBand="0" w:noVBand="1"/>
      </w:tblPr>
      <w:tblGrid>
        <w:gridCol w:w="1795"/>
        <w:gridCol w:w="7560"/>
      </w:tblGrid>
      <w:tr w:rsidR="00C70A67" w:rsidRPr="009E634E" w14:paraId="29753946" w14:textId="77777777" w:rsidTr="003D7C4A">
        <w:trPr>
          <w:trHeight w:val="7370"/>
        </w:trPr>
        <w:tc>
          <w:tcPr>
            <w:tcW w:w="1795" w:type="dxa"/>
            <w:shd w:val="clear" w:color="auto" w:fill="FBE4D5" w:themeFill="accent2" w:themeFillTint="33"/>
          </w:tcPr>
          <w:p w14:paraId="74BBD503" w14:textId="77777777" w:rsidR="00C70A67" w:rsidRDefault="00C70A67" w:rsidP="00C70A67">
            <w:pPr>
              <w:spacing w:line="360" w:lineRule="auto"/>
              <w:rPr>
                <w:b/>
              </w:rPr>
            </w:pPr>
            <w:r>
              <w:rPr>
                <w:b/>
              </w:rPr>
              <w:lastRenderedPageBreak/>
              <w:t>Sample Screen</w:t>
            </w:r>
          </w:p>
        </w:tc>
        <w:tc>
          <w:tcPr>
            <w:tcW w:w="7560" w:type="dxa"/>
          </w:tcPr>
          <w:p w14:paraId="64E7BE1D" w14:textId="4E06CC3B" w:rsidR="00C70A67" w:rsidRPr="009E634E" w:rsidRDefault="00A4673E" w:rsidP="00C70A67">
            <w:pPr>
              <w:spacing w:line="360" w:lineRule="auto"/>
            </w:pPr>
            <w:ins w:id="421" w:author="BCIL" w:date="2022-11-17T10:27:00Z">
              <w:r>
                <w:rPr>
                  <w:noProof/>
                </w:rPr>
                <w:drawing>
                  <wp:anchor distT="0" distB="0" distL="114300" distR="114300" simplePos="0" relativeHeight="253127680" behindDoc="1" locked="0" layoutInCell="1" allowOverlap="1" wp14:anchorId="45146CF9" wp14:editId="7BD980B5">
                    <wp:simplePos x="0" y="0"/>
                    <wp:positionH relativeFrom="column">
                      <wp:posOffset>-1905</wp:posOffset>
                    </wp:positionH>
                    <wp:positionV relativeFrom="paragraph">
                      <wp:posOffset>50800</wp:posOffset>
                    </wp:positionV>
                    <wp:extent cx="2353310" cy="4432300"/>
                    <wp:effectExtent l="0" t="0" r="8890" b="6350"/>
                    <wp:wrapTight wrapText="bothSides">
                      <wp:wrapPolygon edited="0">
                        <wp:start x="0" y="0"/>
                        <wp:lineTo x="0" y="21538"/>
                        <wp:lineTo x="21507" y="21538"/>
                        <wp:lineTo x="215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53310" cy="4432300"/>
                            </a:xfrm>
                            <a:prstGeom prst="rect">
                              <a:avLst/>
                            </a:prstGeom>
                            <a:noFill/>
                          </pic:spPr>
                        </pic:pic>
                      </a:graphicData>
                    </a:graphic>
                  </wp:anchor>
                </w:drawing>
              </w:r>
            </w:ins>
            <w:del w:id="422" w:author="BCIL" w:date="2022-11-17T10:25:00Z">
              <w:r w:rsidR="00525FA3" w:rsidDel="00227407">
                <w:rPr>
                  <w:noProof/>
                </w:rPr>
                <w:drawing>
                  <wp:anchor distT="0" distB="0" distL="114300" distR="114300" simplePos="0" relativeHeight="253120512" behindDoc="1" locked="0" layoutInCell="1" allowOverlap="1" wp14:anchorId="4DB758C6" wp14:editId="75D5C208">
                    <wp:simplePos x="0" y="0"/>
                    <wp:positionH relativeFrom="column">
                      <wp:posOffset>978535</wp:posOffset>
                    </wp:positionH>
                    <wp:positionV relativeFrom="paragraph">
                      <wp:posOffset>267970</wp:posOffset>
                    </wp:positionV>
                    <wp:extent cx="2353310" cy="4432300"/>
                    <wp:effectExtent l="0" t="0" r="8890" b="6350"/>
                    <wp:wrapTight wrapText="bothSides">
                      <wp:wrapPolygon edited="0">
                        <wp:start x="0" y="0"/>
                        <wp:lineTo x="0" y="21538"/>
                        <wp:lineTo x="21507" y="21538"/>
                        <wp:lineTo x="2150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53310" cy="4432300"/>
                            </a:xfrm>
                            <a:prstGeom prst="rect">
                              <a:avLst/>
                            </a:prstGeom>
                            <a:noFill/>
                          </pic:spPr>
                        </pic:pic>
                      </a:graphicData>
                    </a:graphic>
                  </wp:anchor>
                </w:drawing>
              </w:r>
            </w:del>
          </w:p>
        </w:tc>
      </w:tr>
    </w:tbl>
    <w:p w14:paraId="11230B00" w14:textId="77777777" w:rsidR="00C70A67" w:rsidRDefault="00C70A67" w:rsidP="00C70A67">
      <w:pPr>
        <w:rPr>
          <w:lang w:val="en-IN"/>
        </w:rPr>
      </w:pPr>
    </w:p>
    <w:p w14:paraId="5FFE3FD7" w14:textId="5DBA8622" w:rsidR="003D7C4A" w:rsidRDefault="00511A61">
      <w:pPr>
        <w:rPr>
          <w:lang w:val="en-IN"/>
        </w:rPr>
      </w:pPr>
      <w:commentRangeStart w:id="423"/>
      <w:del w:id="424" w:author="BCIL" w:date="2022-11-17T12:22:00Z">
        <w:r w:rsidDel="00F57D37">
          <w:rPr>
            <w:lang w:val="en-IN"/>
          </w:rPr>
          <w:delText xml:space="preserve">Change screen Name as </w:delText>
        </w:r>
        <w:r w:rsidRPr="00511A61" w:rsidDel="00F57D37">
          <w:rPr>
            <w:highlight w:val="yellow"/>
            <w:lang w:val="en-IN"/>
          </w:rPr>
          <w:delText>Moist Curing</w:delText>
        </w:r>
        <w:commentRangeEnd w:id="423"/>
        <w:r w:rsidR="00D5352A" w:rsidDel="00F57D37">
          <w:rPr>
            <w:rStyle w:val="CommentReference"/>
          </w:rPr>
          <w:commentReference w:id="423"/>
        </w:r>
      </w:del>
      <w:r w:rsidR="003D7C4A">
        <w:rPr>
          <w:lang w:val="en-IN"/>
        </w:rPr>
        <w:br w:type="page"/>
      </w:r>
    </w:p>
    <w:p w14:paraId="044B001C" w14:textId="7F7920F1" w:rsidR="003D7C4A" w:rsidRPr="003C16AC" w:rsidRDefault="00C235AA" w:rsidP="003D7C4A">
      <w:pPr>
        <w:pStyle w:val="Heading3"/>
        <w:spacing w:line="480" w:lineRule="auto"/>
      </w:pPr>
      <w:bookmarkStart w:id="425" w:name="_Toc119582169"/>
      <w:bookmarkStart w:id="426" w:name="_GoBack"/>
      <w:bookmarkEnd w:id="426"/>
      <w:r>
        <w:lastRenderedPageBreak/>
        <w:t>Yard Movement</w:t>
      </w:r>
      <w:bookmarkEnd w:id="425"/>
      <w:r w:rsidR="003D7C4A" w:rsidRPr="003C16AC">
        <w:t xml:space="preserve"> </w:t>
      </w:r>
    </w:p>
    <w:p w14:paraId="4C4FE7D3" w14:textId="5EDB3852" w:rsidR="003D7C4A" w:rsidRPr="00EF0950" w:rsidRDefault="00DA0283" w:rsidP="003D7C4A">
      <w:r>
        <w:object w:dxaOrig="11926" w:dyaOrig="5685" w14:anchorId="01E333E8">
          <v:shape id="_x0000_i1032" type="#_x0000_t75" style="width:467.25pt;height:222pt" o:ole="">
            <v:imagedata r:id="rId49" o:title=""/>
          </v:shape>
          <o:OLEObject Type="Embed" ProgID="Visio.Drawing.15" ShapeID="_x0000_i1032" DrawAspect="Content" ObjectID="_1730800704" r:id="rId50"/>
        </w:object>
      </w:r>
    </w:p>
    <w:p w14:paraId="2286079E" w14:textId="0C686B11" w:rsidR="00511A61" w:rsidDel="00F57D37" w:rsidRDefault="00511A61" w:rsidP="00511A61">
      <w:pPr>
        <w:rPr>
          <w:del w:id="427" w:author="BCIL" w:date="2022-11-17T12:23:00Z"/>
        </w:rPr>
      </w:pPr>
      <w:commentRangeStart w:id="428"/>
      <w:del w:id="429" w:author="BCIL" w:date="2022-11-17T12:23:00Z">
        <w:r w:rsidRPr="00511A61" w:rsidDel="00F57D37">
          <w:rPr>
            <w:highlight w:val="yellow"/>
          </w:rPr>
          <w:delText>Change Flow diagram Moist Curing</w:delText>
        </w:r>
        <w:commentRangeEnd w:id="428"/>
        <w:r w:rsidR="00D5352A" w:rsidDel="00F57D37">
          <w:rPr>
            <w:rStyle w:val="CommentReference"/>
          </w:rPr>
          <w:commentReference w:id="428"/>
        </w:r>
      </w:del>
    </w:p>
    <w:p w14:paraId="307D5639" w14:textId="77777777" w:rsidR="003D7C4A" w:rsidRPr="007A387E" w:rsidRDefault="003D7C4A" w:rsidP="003D7C4A">
      <w:pPr>
        <w:spacing w:after="0" w:line="480" w:lineRule="auto"/>
        <w:jc w:val="both"/>
        <w:rPr>
          <w:rFonts w:ascii="Calibri" w:hAnsi="Calibri"/>
          <w:b/>
          <w:color w:val="404040" w:themeColor="text1" w:themeTint="BF"/>
          <w:sz w:val="28"/>
          <w:szCs w:val="20"/>
          <w:u w:val="single"/>
        </w:rPr>
      </w:pPr>
      <w:r w:rsidRPr="007A387E">
        <w:rPr>
          <w:rFonts w:ascii="Calibri" w:hAnsi="Calibri"/>
          <w:b/>
          <w:color w:val="404040" w:themeColor="text1" w:themeTint="BF"/>
          <w:sz w:val="28"/>
          <w:szCs w:val="20"/>
          <w:u w:val="single"/>
        </w:rPr>
        <w:t>Activities</w:t>
      </w:r>
    </w:p>
    <w:tbl>
      <w:tblPr>
        <w:tblStyle w:val="TableGrid1"/>
        <w:tblW w:w="0" w:type="auto"/>
        <w:tblLook w:val="04A0" w:firstRow="1" w:lastRow="0" w:firstColumn="1" w:lastColumn="0" w:noHBand="0" w:noVBand="1"/>
      </w:tblPr>
      <w:tblGrid>
        <w:gridCol w:w="1838"/>
        <w:gridCol w:w="7512"/>
      </w:tblGrid>
      <w:tr w:rsidR="003D7C4A" w:rsidRPr="007A387E" w14:paraId="65AD376F" w14:textId="77777777" w:rsidTr="00675D5A">
        <w:tc>
          <w:tcPr>
            <w:tcW w:w="1838" w:type="dxa"/>
            <w:shd w:val="clear" w:color="auto" w:fill="FBE4D5" w:themeFill="accent2" w:themeFillTint="33"/>
          </w:tcPr>
          <w:p w14:paraId="53618553" w14:textId="77777777" w:rsidR="003D7C4A" w:rsidRPr="007A387E" w:rsidRDefault="003D7C4A" w:rsidP="00675D5A">
            <w:pPr>
              <w:rPr>
                <w:b/>
              </w:rPr>
            </w:pPr>
            <w:r w:rsidRPr="007A387E">
              <w:rPr>
                <w:b/>
              </w:rPr>
              <w:t>Module  Description</w:t>
            </w:r>
          </w:p>
        </w:tc>
        <w:tc>
          <w:tcPr>
            <w:tcW w:w="7512" w:type="dxa"/>
          </w:tcPr>
          <w:p w14:paraId="5F4498F7" w14:textId="77777777" w:rsidR="003D7C4A" w:rsidRPr="00814BCE" w:rsidRDefault="003D7C4A" w:rsidP="00675D5A">
            <w:pPr>
              <w:spacing w:line="360" w:lineRule="auto"/>
              <w:jc w:val="both"/>
              <w:rPr>
                <w:color w:val="000000" w:themeColor="text1"/>
              </w:rPr>
            </w:pPr>
            <w:r>
              <w:rPr>
                <w:color w:val="000000" w:themeColor="text1"/>
              </w:rPr>
              <w:t xml:space="preserve">This module will let the user to place </w:t>
            </w:r>
            <w:r w:rsidRPr="00814BCE">
              <w:rPr>
                <w:color w:val="000000" w:themeColor="text1"/>
              </w:rPr>
              <w:t>Segment</w:t>
            </w:r>
            <w:r>
              <w:rPr>
                <w:color w:val="000000" w:themeColor="text1"/>
              </w:rPr>
              <w:t xml:space="preserve"> in</w:t>
            </w:r>
            <w:r w:rsidRPr="00814BCE">
              <w:rPr>
                <w:color w:val="000000" w:themeColor="text1"/>
              </w:rPr>
              <w:t xml:space="preserve"> yard bay or location. This will be help in optimizing the </w:t>
            </w:r>
            <w:r>
              <w:rPr>
                <w:color w:val="000000" w:themeColor="text1"/>
              </w:rPr>
              <w:t>yard storage space effectively.</w:t>
            </w:r>
          </w:p>
        </w:tc>
      </w:tr>
    </w:tbl>
    <w:p w14:paraId="41349942" w14:textId="77777777" w:rsidR="003D7C4A" w:rsidRPr="007A387E" w:rsidRDefault="003D7C4A" w:rsidP="003D7C4A">
      <w:pPr>
        <w:tabs>
          <w:tab w:val="left" w:pos="4045"/>
        </w:tabs>
      </w:pPr>
    </w:p>
    <w:tbl>
      <w:tblPr>
        <w:tblStyle w:val="TableGrid1"/>
        <w:tblW w:w="0" w:type="auto"/>
        <w:tblLook w:val="04A0" w:firstRow="1" w:lastRow="0" w:firstColumn="1" w:lastColumn="0" w:noHBand="0" w:noVBand="1"/>
      </w:tblPr>
      <w:tblGrid>
        <w:gridCol w:w="1838"/>
        <w:gridCol w:w="7512"/>
      </w:tblGrid>
      <w:tr w:rsidR="003D7C4A" w:rsidRPr="007A387E" w14:paraId="2A3A46F5" w14:textId="77777777" w:rsidTr="00675D5A">
        <w:tc>
          <w:tcPr>
            <w:tcW w:w="1838" w:type="dxa"/>
            <w:shd w:val="clear" w:color="auto" w:fill="FBE4D5" w:themeFill="accent2" w:themeFillTint="33"/>
          </w:tcPr>
          <w:p w14:paraId="19E83D17" w14:textId="77777777" w:rsidR="003D7C4A" w:rsidRPr="007A387E" w:rsidRDefault="003D7C4A" w:rsidP="00675D5A">
            <w:pPr>
              <w:rPr>
                <w:b/>
              </w:rPr>
            </w:pPr>
            <w:r w:rsidRPr="007A387E">
              <w:rPr>
                <w:b/>
              </w:rPr>
              <w:t>Pre-Conditions</w:t>
            </w:r>
          </w:p>
        </w:tc>
        <w:tc>
          <w:tcPr>
            <w:tcW w:w="7512" w:type="dxa"/>
          </w:tcPr>
          <w:p w14:paraId="7D7C5319" w14:textId="77777777" w:rsidR="003D7C4A" w:rsidRDefault="003D7C4A" w:rsidP="00675D5A">
            <w:pPr>
              <w:pStyle w:val="ListParagraph"/>
              <w:numPr>
                <w:ilvl w:val="0"/>
                <w:numId w:val="82"/>
              </w:numPr>
              <w:spacing w:line="360" w:lineRule="auto"/>
              <w:jc w:val="both"/>
            </w:pPr>
            <w:r w:rsidRPr="00814BCE">
              <w:t>Once Quality team accepted the segment it can be moved to yard</w:t>
            </w:r>
            <w:r>
              <w:t>.</w:t>
            </w:r>
          </w:p>
          <w:p w14:paraId="258CEBAE" w14:textId="77777777" w:rsidR="003D7C4A" w:rsidRPr="007A387E" w:rsidRDefault="003D7C4A" w:rsidP="00675D5A">
            <w:pPr>
              <w:pStyle w:val="ListParagraph"/>
              <w:numPr>
                <w:ilvl w:val="0"/>
                <w:numId w:val="82"/>
              </w:numPr>
              <w:spacing w:line="360" w:lineRule="auto"/>
              <w:jc w:val="both"/>
            </w:pPr>
            <w:r w:rsidRPr="00814BCE">
              <w:rPr>
                <w:color w:val="000000" w:themeColor="text1"/>
              </w:rPr>
              <w:t>Select Bay ID and scan Segment RFID tags and placed it bay.</w:t>
            </w:r>
          </w:p>
        </w:tc>
      </w:tr>
    </w:tbl>
    <w:p w14:paraId="18C0E931" w14:textId="77777777" w:rsidR="003D7C4A" w:rsidRPr="007A387E" w:rsidRDefault="003D7C4A" w:rsidP="003D7C4A">
      <w:pPr>
        <w:spacing w:after="0" w:line="360" w:lineRule="auto"/>
      </w:pPr>
    </w:p>
    <w:tbl>
      <w:tblPr>
        <w:tblStyle w:val="TableGrid1"/>
        <w:tblW w:w="0" w:type="auto"/>
        <w:tblLook w:val="04A0" w:firstRow="1" w:lastRow="0" w:firstColumn="1" w:lastColumn="0" w:noHBand="0" w:noVBand="1"/>
      </w:tblPr>
      <w:tblGrid>
        <w:gridCol w:w="1838"/>
        <w:gridCol w:w="7512"/>
      </w:tblGrid>
      <w:tr w:rsidR="003D7C4A" w:rsidRPr="007A387E" w14:paraId="29ED1F93" w14:textId="77777777" w:rsidTr="00675D5A">
        <w:tc>
          <w:tcPr>
            <w:tcW w:w="1838" w:type="dxa"/>
            <w:shd w:val="clear" w:color="auto" w:fill="FBE4D5" w:themeFill="accent2" w:themeFillTint="33"/>
          </w:tcPr>
          <w:p w14:paraId="3BBEBB84" w14:textId="77777777" w:rsidR="003D7C4A" w:rsidRPr="007A387E" w:rsidRDefault="003D7C4A" w:rsidP="00675D5A">
            <w:pPr>
              <w:rPr>
                <w:b/>
              </w:rPr>
            </w:pPr>
            <w:r w:rsidRPr="007A387E">
              <w:rPr>
                <w:b/>
              </w:rPr>
              <w:t>Process Steps</w:t>
            </w:r>
          </w:p>
        </w:tc>
        <w:tc>
          <w:tcPr>
            <w:tcW w:w="7512" w:type="dxa"/>
          </w:tcPr>
          <w:p w14:paraId="1F2C9211" w14:textId="77777777" w:rsidR="003D7C4A" w:rsidRDefault="003D7C4A" w:rsidP="00675D5A">
            <w:pPr>
              <w:pStyle w:val="ListParagraph"/>
              <w:numPr>
                <w:ilvl w:val="0"/>
                <w:numId w:val="83"/>
              </w:numPr>
              <w:spacing w:line="360" w:lineRule="auto"/>
              <w:jc w:val="both"/>
            </w:pPr>
            <w:r>
              <w:t>Scan the Segment RFID tag to be placed.</w:t>
            </w:r>
          </w:p>
          <w:p w14:paraId="0BEC6B39" w14:textId="77777777" w:rsidR="003D7C4A" w:rsidRDefault="003D7C4A" w:rsidP="00675D5A">
            <w:pPr>
              <w:pStyle w:val="ListParagraph"/>
              <w:numPr>
                <w:ilvl w:val="0"/>
                <w:numId w:val="83"/>
              </w:numPr>
              <w:spacing w:line="360" w:lineRule="auto"/>
              <w:jc w:val="both"/>
            </w:pPr>
            <w:r>
              <w:t>Validate the Segment moisture cleaning process.</w:t>
            </w:r>
          </w:p>
          <w:p w14:paraId="07DA2368" w14:textId="19135A38" w:rsidR="003D7C4A" w:rsidRDefault="00C5757E" w:rsidP="00675D5A">
            <w:pPr>
              <w:pStyle w:val="ListParagraph"/>
              <w:numPr>
                <w:ilvl w:val="0"/>
                <w:numId w:val="84"/>
              </w:numPr>
              <w:spacing w:line="360" w:lineRule="auto"/>
              <w:jc w:val="both"/>
            </w:pPr>
            <w:r>
              <w:t>Moist Curing Area</w:t>
            </w:r>
            <w:r w:rsidR="003D7C4A">
              <w:t xml:space="preserve"> process completed</w:t>
            </w:r>
          </w:p>
          <w:p w14:paraId="568CFB03" w14:textId="77777777" w:rsidR="003D7C4A" w:rsidRDefault="003D7C4A" w:rsidP="00675D5A">
            <w:pPr>
              <w:pStyle w:val="ListParagraph"/>
              <w:numPr>
                <w:ilvl w:val="0"/>
                <w:numId w:val="85"/>
              </w:numPr>
              <w:spacing w:line="360" w:lineRule="auto"/>
              <w:jc w:val="both"/>
            </w:pPr>
            <w:r>
              <w:t xml:space="preserve">Move the Segment to Bay Id </w:t>
            </w:r>
          </w:p>
          <w:p w14:paraId="79867EB3" w14:textId="3763FB1A" w:rsidR="003D7C4A" w:rsidRDefault="00C5757E" w:rsidP="00675D5A">
            <w:pPr>
              <w:pStyle w:val="ListParagraph"/>
              <w:numPr>
                <w:ilvl w:val="0"/>
                <w:numId w:val="84"/>
              </w:numPr>
              <w:spacing w:line="360" w:lineRule="auto"/>
              <w:jc w:val="both"/>
            </w:pPr>
            <w:r>
              <w:t>Moist Curing Area</w:t>
            </w:r>
            <w:r w:rsidR="003D7C4A">
              <w:t xml:space="preserve"> process not completed</w:t>
            </w:r>
          </w:p>
          <w:p w14:paraId="37B78659" w14:textId="7ED4DE02" w:rsidR="003D7C4A" w:rsidRDefault="003D7C4A" w:rsidP="00675D5A">
            <w:pPr>
              <w:pStyle w:val="ListParagraph"/>
              <w:numPr>
                <w:ilvl w:val="0"/>
                <w:numId w:val="86"/>
              </w:numPr>
              <w:spacing w:line="360" w:lineRule="auto"/>
              <w:jc w:val="both"/>
            </w:pPr>
            <w:r>
              <w:t xml:space="preserve">Move the segment to </w:t>
            </w:r>
            <w:r w:rsidR="00C5757E">
              <w:t>Moist Curing Area</w:t>
            </w:r>
            <w:r>
              <w:t>.</w:t>
            </w:r>
          </w:p>
          <w:p w14:paraId="16A9DEC6" w14:textId="77777777" w:rsidR="003D7C4A" w:rsidRDefault="003D7C4A" w:rsidP="00675D5A">
            <w:pPr>
              <w:pStyle w:val="ListParagraph"/>
              <w:numPr>
                <w:ilvl w:val="0"/>
                <w:numId w:val="83"/>
              </w:numPr>
              <w:spacing w:line="360" w:lineRule="auto"/>
              <w:jc w:val="both"/>
            </w:pPr>
            <w:r>
              <w:t>Select the Bay ID of the Segment for location.</w:t>
            </w:r>
          </w:p>
          <w:p w14:paraId="0DD40EA0" w14:textId="77777777" w:rsidR="003D7C4A" w:rsidRDefault="003D7C4A" w:rsidP="00675D5A">
            <w:pPr>
              <w:pStyle w:val="ListParagraph"/>
              <w:numPr>
                <w:ilvl w:val="0"/>
                <w:numId w:val="83"/>
              </w:numPr>
              <w:spacing w:line="360" w:lineRule="auto"/>
              <w:jc w:val="both"/>
            </w:pPr>
            <w:r>
              <w:t>Place the Segment at scanned location availability.</w:t>
            </w:r>
          </w:p>
          <w:p w14:paraId="1B41C88C" w14:textId="77777777" w:rsidR="003D7C4A" w:rsidRDefault="003D7C4A" w:rsidP="00675D5A">
            <w:pPr>
              <w:numPr>
                <w:ilvl w:val="0"/>
                <w:numId w:val="83"/>
              </w:numPr>
              <w:spacing w:line="360" w:lineRule="auto"/>
              <w:contextualSpacing/>
              <w:jc w:val="both"/>
            </w:pPr>
            <w:r>
              <w:t xml:space="preserve">Update Location-material mapping details in database. </w:t>
            </w:r>
          </w:p>
          <w:p w14:paraId="45B77415" w14:textId="77777777" w:rsidR="003D7C4A" w:rsidRPr="007A387E" w:rsidRDefault="003D7C4A" w:rsidP="00675D5A">
            <w:pPr>
              <w:numPr>
                <w:ilvl w:val="0"/>
                <w:numId w:val="83"/>
              </w:numPr>
              <w:spacing w:line="360" w:lineRule="auto"/>
              <w:contextualSpacing/>
              <w:jc w:val="both"/>
            </w:pPr>
            <w:r>
              <w:t xml:space="preserve">Save the details </w:t>
            </w:r>
            <w:r w:rsidRPr="007A387E">
              <w:t>in the database.</w:t>
            </w:r>
          </w:p>
        </w:tc>
      </w:tr>
    </w:tbl>
    <w:p w14:paraId="08E10AFF" w14:textId="77777777" w:rsidR="003D7C4A" w:rsidRDefault="003D7C4A" w:rsidP="003D7C4A">
      <w:pPr>
        <w:rPr>
          <w:lang w:val="en-IN"/>
        </w:rPr>
      </w:pPr>
    </w:p>
    <w:p w14:paraId="3C6F7BC7" w14:textId="77777777" w:rsidR="003D7C4A" w:rsidRDefault="003D7C4A" w:rsidP="003D7C4A">
      <w:pPr>
        <w:rPr>
          <w:lang w:val="en-IN"/>
        </w:rPr>
      </w:pPr>
    </w:p>
    <w:tbl>
      <w:tblPr>
        <w:tblStyle w:val="TableGrid"/>
        <w:tblW w:w="0" w:type="auto"/>
        <w:tblLook w:val="04A0" w:firstRow="1" w:lastRow="0" w:firstColumn="1" w:lastColumn="0" w:noHBand="0" w:noVBand="1"/>
      </w:tblPr>
      <w:tblGrid>
        <w:gridCol w:w="1838"/>
        <w:gridCol w:w="7512"/>
      </w:tblGrid>
      <w:tr w:rsidR="003D7C4A" w14:paraId="32BC53F7" w14:textId="77777777" w:rsidTr="00675D5A">
        <w:tc>
          <w:tcPr>
            <w:tcW w:w="1838" w:type="dxa"/>
            <w:shd w:val="clear" w:color="auto" w:fill="FBE4D5" w:themeFill="accent2" w:themeFillTint="33"/>
          </w:tcPr>
          <w:p w14:paraId="1BEC6267" w14:textId="77777777" w:rsidR="003D7C4A" w:rsidRPr="00CE3DEE" w:rsidRDefault="003D7C4A" w:rsidP="00675D5A">
            <w:pPr>
              <w:rPr>
                <w:b/>
              </w:rPr>
            </w:pPr>
            <w:r w:rsidRPr="00CE3DEE">
              <w:rPr>
                <w:b/>
              </w:rPr>
              <w:lastRenderedPageBreak/>
              <w:t>Post-Conditions</w:t>
            </w:r>
          </w:p>
        </w:tc>
        <w:tc>
          <w:tcPr>
            <w:tcW w:w="7512" w:type="dxa"/>
          </w:tcPr>
          <w:p w14:paraId="5687CC7A" w14:textId="77777777" w:rsidR="003D7C4A" w:rsidRDefault="003D7C4A" w:rsidP="00675D5A">
            <w:pPr>
              <w:pStyle w:val="ListParagraph"/>
              <w:numPr>
                <w:ilvl w:val="0"/>
                <w:numId w:val="87"/>
              </w:numPr>
              <w:spacing w:line="360" w:lineRule="auto"/>
              <w:jc w:val="both"/>
            </w:pPr>
            <w:r w:rsidRPr="00814BCE">
              <w:rPr>
                <w:iCs/>
                <w:color w:val="000000" w:themeColor="text1"/>
              </w:rPr>
              <w:t>Auto- data updating in real time Segment Inventory</w:t>
            </w:r>
            <w:r>
              <w:rPr>
                <w:iCs/>
                <w:color w:val="000000" w:themeColor="text1"/>
              </w:rPr>
              <w:t>.</w:t>
            </w:r>
          </w:p>
        </w:tc>
      </w:tr>
    </w:tbl>
    <w:p w14:paraId="7DEDF6EE" w14:textId="77777777" w:rsidR="003D7C4A" w:rsidRDefault="003D7C4A" w:rsidP="003D7C4A">
      <w:pPr>
        <w:rPr>
          <w:lang w:val="en-IN"/>
        </w:rPr>
      </w:pPr>
    </w:p>
    <w:tbl>
      <w:tblPr>
        <w:tblStyle w:val="TableGrid"/>
        <w:tblW w:w="0" w:type="auto"/>
        <w:tblLook w:val="04A0" w:firstRow="1" w:lastRow="0" w:firstColumn="1" w:lastColumn="0" w:noHBand="0" w:noVBand="1"/>
      </w:tblPr>
      <w:tblGrid>
        <w:gridCol w:w="1838"/>
        <w:gridCol w:w="7512"/>
      </w:tblGrid>
      <w:tr w:rsidR="003D7C4A" w14:paraId="12E17E65" w14:textId="77777777" w:rsidTr="00675D5A">
        <w:tc>
          <w:tcPr>
            <w:tcW w:w="1838" w:type="dxa"/>
            <w:shd w:val="clear" w:color="auto" w:fill="FBE4D5" w:themeFill="accent2" w:themeFillTint="33"/>
          </w:tcPr>
          <w:p w14:paraId="2D26FE40" w14:textId="77777777" w:rsidR="003D7C4A" w:rsidRPr="00CE3DEE" w:rsidRDefault="003D7C4A" w:rsidP="00675D5A">
            <w:pPr>
              <w:rPr>
                <w:b/>
              </w:rPr>
            </w:pPr>
            <w:r w:rsidRPr="00CE3DEE">
              <w:rPr>
                <w:b/>
              </w:rPr>
              <w:t>Validations</w:t>
            </w:r>
          </w:p>
        </w:tc>
        <w:tc>
          <w:tcPr>
            <w:tcW w:w="7512" w:type="dxa"/>
          </w:tcPr>
          <w:p w14:paraId="4BF4A568" w14:textId="77777777" w:rsidR="003D7C4A" w:rsidRPr="00814BCE" w:rsidRDefault="003D7C4A" w:rsidP="00675D5A">
            <w:pPr>
              <w:pStyle w:val="ListParagraph"/>
              <w:numPr>
                <w:ilvl w:val="0"/>
                <w:numId w:val="88"/>
              </w:numPr>
              <w:spacing w:line="360" w:lineRule="auto"/>
              <w:jc w:val="both"/>
              <w:rPr>
                <w:color w:val="000000" w:themeColor="text1"/>
              </w:rPr>
            </w:pPr>
            <w:r w:rsidRPr="00814BCE">
              <w:rPr>
                <w:color w:val="000000" w:themeColor="text1"/>
              </w:rPr>
              <w:t>Segment tracking at highly detailed level</w:t>
            </w:r>
          </w:p>
          <w:p w14:paraId="037A5D8D" w14:textId="77777777" w:rsidR="003D7C4A" w:rsidRPr="006D6858" w:rsidRDefault="003D7C4A" w:rsidP="00675D5A">
            <w:pPr>
              <w:pStyle w:val="ListParagraph"/>
              <w:numPr>
                <w:ilvl w:val="0"/>
                <w:numId w:val="88"/>
              </w:numPr>
              <w:spacing w:line="360" w:lineRule="auto"/>
              <w:jc w:val="both"/>
              <w:rPr>
                <w:color w:val="000000" w:themeColor="text1"/>
              </w:rPr>
            </w:pPr>
            <w:r w:rsidRPr="006D6858">
              <w:rPr>
                <w:color w:val="000000" w:themeColor="text1"/>
              </w:rPr>
              <w:t>An alert message is displayed in case of any error/ invalid activity.</w:t>
            </w:r>
          </w:p>
          <w:p w14:paraId="0863AABD" w14:textId="77777777" w:rsidR="003D7C4A" w:rsidRPr="006D6858" w:rsidRDefault="003D7C4A" w:rsidP="00675D5A">
            <w:pPr>
              <w:pStyle w:val="ListParagraph"/>
              <w:numPr>
                <w:ilvl w:val="0"/>
                <w:numId w:val="88"/>
              </w:numPr>
              <w:spacing w:line="360" w:lineRule="auto"/>
              <w:jc w:val="both"/>
              <w:rPr>
                <w:color w:val="000000" w:themeColor="text1"/>
              </w:rPr>
            </w:pPr>
            <w:r w:rsidRPr="006D6858">
              <w:rPr>
                <w:color w:val="000000" w:themeColor="text1"/>
              </w:rPr>
              <w:t>An alert message is displayed in case Segment ID and Bay ID is not integrated with application.</w:t>
            </w:r>
          </w:p>
          <w:p w14:paraId="7299D732" w14:textId="77777777" w:rsidR="003D7C4A" w:rsidRPr="006D6858" w:rsidRDefault="003D7C4A" w:rsidP="00675D5A">
            <w:pPr>
              <w:pStyle w:val="ListParagraph"/>
              <w:numPr>
                <w:ilvl w:val="0"/>
                <w:numId w:val="88"/>
              </w:numPr>
              <w:spacing w:line="360" w:lineRule="auto"/>
              <w:jc w:val="both"/>
              <w:rPr>
                <w:color w:val="000000" w:themeColor="text1"/>
              </w:rPr>
            </w:pPr>
            <w:r w:rsidRPr="006D6858">
              <w:rPr>
                <w:color w:val="000000" w:themeColor="text1"/>
              </w:rPr>
              <w:t>An alert message is displayed in case System is not connected.</w:t>
            </w:r>
          </w:p>
        </w:tc>
      </w:tr>
    </w:tbl>
    <w:p w14:paraId="6FBAAB73" w14:textId="77777777" w:rsidR="003D7C4A" w:rsidRDefault="003D7C4A" w:rsidP="003D7C4A">
      <w:pPr>
        <w:rPr>
          <w:lang w:val="en-IN"/>
        </w:rPr>
      </w:pPr>
    </w:p>
    <w:tbl>
      <w:tblPr>
        <w:tblStyle w:val="TableGrid11"/>
        <w:tblW w:w="9355" w:type="dxa"/>
        <w:tblLook w:val="04A0" w:firstRow="1" w:lastRow="0" w:firstColumn="1" w:lastColumn="0" w:noHBand="0" w:noVBand="1"/>
      </w:tblPr>
      <w:tblGrid>
        <w:gridCol w:w="1795"/>
        <w:gridCol w:w="7560"/>
      </w:tblGrid>
      <w:tr w:rsidR="003D7C4A" w:rsidRPr="009E634E" w14:paraId="2B1A898C" w14:textId="77777777" w:rsidTr="00E844E9">
        <w:trPr>
          <w:trHeight w:val="8882"/>
        </w:trPr>
        <w:tc>
          <w:tcPr>
            <w:tcW w:w="1795" w:type="dxa"/>
            <w:shd w:val="clear" w:color="auto" w:fill="FBE4D5" w:themeFill="accent2" w:themeFillTint="33"/>
          </w:tcPr>
          <w:p w14:paraId="675054E9" w14:textId="77777777" w:rsidR="003D7C4A" w:rsidRDefault="003D7C4A" w:rsidP="00675D5A">
            <w:pPr>
              <w:spacing w:line="360" w:lineRule="auto"/>
              <w:rPr>
                <w:b/>
              </w:rPr>
            </w:pPr>
            <w:r>
              <w:rPr>
                <w:b/>
              </w:rPr>
              <w:t>Sample Screen</w:t>
            </w:r>
          </w:p>
        </w:tc>
        <w:tc>
          <w:tcPr>
            <w:tcW w:w="7560" w:type="dxa"/>
          </w:tcPr>
          <w:p w14:paraId="0FD64B7C" w14:textId="797D93F5" w:rsidR="003D7C4A" w:rsidRPr="009E634E" w:rsidRDefault="00C235AA" w:rsidP="00675D5A">
            <w:pPr>
              <w:spacing w:line="360" w:lineRule="auto"/>
            </w:pPr>
            <w:r>
              <w:rPr>
                <w:noProof/>
              </w:rPr>
              <w:drawing>
                <wp:anchor distT="0" distB="0" distL="114300" distR="114300" simplePos="0" relativeHeight="253126656" behindDoc="1" locked="0" layoutInCell="1" allowOverlap="1" wp14:anchorId="61A21FA1" wp14:editId="034FC4B9">
                  <wp:simplePos x="0" y="0"/>
                  <wp:positionH relativeFrom="column">
                    <wp:posOffset>-1270</wp:posOffset>
                  </wp:positionH>
                  <wp:positionV relativeFrom="paragraph">
                    <wp:posOffset>124266</wp:posOffset>
                  </wp:positionV>
                  <wp:extent cx="2792095" cy="5334635"/>
                  <wp:effectExtent l="0" t="0" r="8255" b="0"/>
                  <wp:wrapTight wrapText="bothSides">
                    <wp:wrapPolygon edited="0">
                      <wp:start x="0" y="0"/>
                      <wp:lineTo x="0" y="21520"/>
                      <wp:lineTo x="21516" y="21520"/>
                      <wp:lineTo x="2151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92095" cy="5334635"/>
                          </a:xfrm>
                          <a:prstGeom prst="rect">
                            <a:avLst/>
                          </a:prstGeom>
                          <a:noFill/>
                        </pic:spPr>
                      </pic:pic>
                    </a:graphicData>
                  </a:graphic>
                </wp:anchor>
              </w:drawing>
            </w:r>
          </w:p>
        </w:tc>
      </w:tr>
    </w:tbl>
    <w:p w14:paraId="414A2AE7" w14:textId="437CAEC9" w:rsidR="00525FA3" w:rsidRDefault="00525FA3">
      <w:pPr>
        <w:rPr>
          <w:lang w:val="en-IN"/>
        </w:rPr>
      </w:pPr>
      <w:r>
        <w:rPr>
          <w:lang w:val="en-IN"/>
        </w:rPr>
        <w:br w:type="page"/>
      </w:r>
    </w:p>
    <w:p w14:paraId="28605221" w14:textId="77777777" w:rsidR="00586C49" w:rsidRDefault="00586C49" w:rsidP="00586C49">
      <w:pPr>
        <w:pStyle w:val="Heading3"/>
        <w:rPr>
          <w:ins w:id="430" w:author="BCIL" w:date="2022-11-17T12:51:00Z"/>
        </w:rPr>
      </w:pPr>
      <w:bookmarkStart w:id="431" w:name="_Toc119582170"/>
      <w:bookmarkStart w:id="432" w:name="_Toc118293356"/>
      <w:moveToRangeStart w:id="433" w:author="BCIL" w:date="2022-11-17T12:24:00Z" w:name="move119580294"/>
      <w:moveTo w:id="434" w:author="BCIL" w:date="2022-11-17T12:24:00Z">
        <w:r w:rsidRPr="00814BCE">
          <w:lastRenderedPageBreak/>
          <w:t xml:space="preserve">Dispatch </w:t>
        </w:r>
        <w:r w:rsidRPr="00716AAB">
          <w:t>Verification</w:t>
        </w:r>
      </w:moveTo>
      <w:bookmarkEnd w:id="431"/>
    </w:p>
    <w:p w14:paraId="5F5357E1" w14:textId="77777777" w:rsidR="00872A90" w:rsidRPr="006A71EB" w:rsidRDefault="00872A90" w:rsidP="00872A90">
      <w:pPr>
        <w:rPr>
          <w:ins w:id="435" w:author="BCIL" w:date="2022-11-17T12:51:00Z"/>
        </w:rPr>
      </w:pPr>
    </w:p>
    <w:p w14:paraId="1B5F30ED" w14:textId="77777777" w:rsidR="00872A90" w:rsidRPr="00F27A39" w:rsidRDefault="00872A90" w:rsidP="00872A90">
      <w:pPr>
        <w:rPr>
          <w:ins w:id="436" w:author="BCIL" w:date="2022-11-17T12:51:00Z"/>
        </w:rPr>
      </w:pPr>
      <w:ins w:id="437" w:author="BCIL" w:date="2022-11-17T12:51:00Z">
        <w:r>
          <w:object w:dxaOrig="12421" w:dyaOrig="7335" w14:anchorId="276B6D78">
            <v:shape id="_x0000_i1033" type="#_x0000_t75" style="width:467.25pt;height:277.5pt" o:ole="">
              <v:imagedata r:id="rId52" o:title=""/>
            </v:shape>
            <o:OLEObject Type="Embed" ProgID="Visio.Drawing.15" ShapeID="_x0000_i1033" DrawAspect="Content" ObjectID="_1730800705" r:id="rId53"/>
          </w:object>
        </w:r>
      </w:ins>
    </w:p>
    <w:p w14:paraId="2DE4B3F0" w14:textId="77777777" w:rsidR="00872A90" w:rsidRPr="00F04767" w:rsidRDefault="00872A90" w:rsidP="00872A90">
      <w:pPr>
        <w:spacing w:after="0" w:line="480" w:lineRule="auto"/>
        <w:jc w:val="both"/>
        <w:rPr>
          <w:ins w:id="438" w:author="BCIL" w:date="2022-11-17T12:51:00Z"/>
          <w:rFonts w:ascii="Calibri" w:hAnsi="Calibri"/>
          <w:b/>
          <w:color w:val="404040" w:themeColor="text1" w:themeTint="BF"/>
          <w:sz w:val="28"/>
          <w:szCs w:val="20"/>
          <w:u w:val="single"/>
        </w:rPr>
      </w:pPr>
      <w:ins w:id="439" w:author="BCIL" w:date="2022-11-17T12:51:00Z">
        <w:r w:rsidRPr="00F04767">
          <w:rPr>
            <w:rFonts w:ascii="Calibri" w:hAnsi="Calibri"/>
            <w:b/>
            <w:color w:val="404040" w:themeColor="text1" w:themeTint="BF"/>
            <w:sz w:val="28"/>
            <w:szCs w:val="20"/>
            <w:u w:val="single"/>
          </w:rPr>
          <w:t>Activities</w:t>
        </w:r>
      </w:ins>
    </w:p>
    <w:tbl>
      <w:tblPr>
        <w:tblStyle w:val="TableGrid"/>
        <w:tblW w:w="0" w:type="auto"/>
        <w:tblLook w:val="04A0" w:firstRow="1" w:lastRow="0" w:firstColumn="1" w:lastColumn="0" w:noHBand="0" w:noVBand="1"/>
      </w:tblPr>
      <w:tblGrid>
        <w:gridCol w:w="1838"/>
        <w:gridCol w:w="7512"/>
      </w:tblGrid>
      <w:tr w:rsidR="00872A90" w:rsidRPr="00F770A4" w14:paraId="60F81298" w14:textId="77777777" w:rsidTr="00872A90">
        <w:trPr>
          <w:ins w:id="440" w:author="BCIL" w:date="2022-11-17T12:51:00Z"/>
        </w:trPr>
        <w:tc>
          <w:tcPr>
            <w:tcW w:w="1838" w:type="dxa"/>
            <w:shd w:val="clear" w:color="auto" w:fill="FBE4D5" w:themeFill="accent2" w:themeFillTint="33"/>
          </w:tcPr>
          <w:p w14:paraId="39D7CEBC" w14:textId="77777777" w:rsidR="00872A90" w:rsidRPr="00F770A4" w:rsidRDefault="00872A90" w:rsidP="00872A90">
            <w:pPr>
              <w:spacing w:after="160" w:line="259" w:lineRule="auto"/>
              <w:rPr>
                <w:ins w:id="441" w:author="BCIL" w:date="2022-11-17T12:51:00Z"/>
                <w:b/>
              </w:rPr>
            </w:pPr>
            <w:ins w:id="442" w:author="BCIL" w:date="2022-11-17T12:51:00Z">
              <w:r w:rsidRPr="00F770A4">
                <w:rPr>
                  <w:b/>
                </w:rPr>
                <w:t>Module  Description</w:t>
              </w:r>
            </w:ins>
          </w:p>
        </w:tc>
        <w:tc>
          <w:tcPr>
            <w:tcW w:w="7512" w:type="dxa"/>
          </w:tcPr>
          <w:p w14:paraId="2722E641" w14:textId="77777777" w:rsidR="00872A90" w:rsidRDefault="00872A90" w:rsidP="00872A90">
            <w:pPr>
              <w:spacing w:line="360" w:lineRule="auto"/>
              <w:rPr>
                <w:ins w:id="443" w:author="BCIL" w:date="2022-11-17T12:51:00Z"/>
              </w:rPr>
            </w:pPr>
            <w:ins w:id="444" w:author="BCIL" w:date="2022-11-17T12:51:00Z">
              <w:r w:rsidRPr="00F770A4">
                <w:t xml:space="preserve">The module </w:t>
              </w:r>
              <w:r>
                <w:t xml:space="preserve">checks the </w:t>
              </w:r>
              <w:r w:rsidRPr="00814BCE">
                <w:t>Segment will be verified and checked whether segment curing is for 28 days. Based on this, it will be help to dispatch segment for site implementation.</w:t>
              </w:r>
            </w:ins>
          </w:p>
          <w:p w14:paraId="00E80AEF" w14:textId="77777777" w:rsidR="00872A90" w:rsidRPr="007A7A7A" w:rsidRDefault="00872A90" w:rsidP="00872A90">
            <w:pPr>
              <w:spacing w:line="360" w:lineRule="auto"/>
              <w:rPr>
                <w:ins w:id="445" w:author="BCIL" w:date="2022-11-17T12:51:00Z"/>
              </w:rPr>
            </w:pPr>
            <w:ins w:id="446" w:author="BCIL" w:date="2022-11-17T12:51:00Z">
              <w:r w:rsidRPr="00A30576">
                <w:rPr>
                  <w:b/>
                  <w:bCs/>
                  <w:i/>
                  <w:color w:val="000000" w:themeColor="text1"/>
                </w:rPr>
                <w:t>*This activity will be done using Device Application.</w:t>
              </w:r>
            </w:ins>
          </w:p>
        </w:tc>
      </w:tr>
    </w:tbl>
    <w:p w14:paraId="27EE2BA9" w14:textId="77777777" w:rsidR="00872A90" w:rsidRPr="00F770A4" w:rsidRDefault="00872A90" w:rsidP="00872A90">
      <w:pPr>
        <w:rPr>
          <w:ins w:id="447" w:author="BCIL" w:date="2022-11-17T12:51:00Z"/>
        </w:rPr>
      </w:pPr>
    </w:p>
    <w:tbl>
      <w:tblPr>
        <w:tblStyle w:val="TableGrid"/>
        <w:tblW w:w="0" w:type="auto"/>
        <w:tblLook w:val="04A0" w:firstRow="1" w:lastRow="0" w:firstColumn="1" w:lastColumn="0" w:noHBand="0" w:noVBand="1"/>
      </w:tblPr>
      <w:tblGrid>
        <w:gridCol w:w="1838"/>
        <w:gridCol w:w="7512"/>
      </w:tblGrid>
      <w:tr w:rsidR="00872A90" w:rsidRPr="00F770A4" w14:paraId="0C20E8AA" w14:textId="77777777" w:rsidTr="00872A90">
        <w:trPr>
          <w:ins w:id="448" w:author="BCIL" w:date="2022-11-17T12:51:00Z"/>
        </w:trPr>
        <w:tc>
          <w:tcPr>
            <w:tcW w:w="1838" w:type="dxa"/>
            <w:shd w:val="clear" w:color="auto" w:fill="FBE4D5" w:themeFill="accent2" w:themeFillTint="33"/>
          </w:tcPr>
          <w:p w14:paraId="770DBA8C" w14:textId="77777777" w:rsidR="00872A90" w:rsidRPr="00F770A4" w:rsidRDefault="00872A90" w:rsidP="00872A90">
            <w:pPr>
              <w:spacing w:after="160" w:line="259" w:lineRule="auto"/>
              <w:rPr>
                <w:ins w:id="449" w:author="BCIL" w:date="2022-11-17T12:51:00Z"/>
                <w:b/>
              </w:rPr>
            </w:pPr>
            <w:ins w:id="450" w:author="BCIL" w:date="2022-11-17T12:51:00Z">
              <w:r w:rsidRPr="00F770A4">
                <w:rPr>
                  <w:b/>
                </w:rPr>
                <w:t>Pre-Conditions</w:t>
              </w:r>
            </w:ins>
          </w:p>
        </w:tc>
        <w:tc>
          <w:tcPr>
            <w:tcW w:w="7512" w:type="dxa"/>
          </w:tcPr>
          <w:p w14:paraId="64BA89FD" w14:textId="77777777" w:rsidR="00872A90" w:rsidRDefault="00872A90" w:rsidP="00872A90">
            <w:pPr>
              <w:pStyle w:val="ListParagraph"/>
              <w:numPr>
                <w:ilvl w:val="0"/>
                <w:numId w:val="101"/>
              </w:numPr>
              <w:spacing w:line="360" w:lineRule="auto"/>
              <w:rPr>
                <w:ins w:id="451" w:author="BCIL" w:date="2022-11-17T12:51:00Z"/>
              </w:rPr>
            </w:pPr>
            <w:ins w:id="452" w:author="BCIL" w:date="2022-11-17T12:51:00Z">
              <w:r w:rsidRPr="00774605">
                <w:t>Select RFI Number and scan Segments agains</w:t>
              </w:r>
              <w:r>
                <w:t>t Dispatch Plan, Select Truck No.</w:t>
              </w:r>
            </w:ins>
          </w:p>
          <w:p w14:paraId="634C95EF" w14:textId="77777777" w:rsidR="00872A90" w:rsidRPr="00F770A4" w:rsidRDefault="00872A90" w:rsidP="00872A90">
            <w:pPr>
              <w:pStyle w:val="ListParagraph"/>
              <w:numPr>
                <w:ilvl w:val="0"/>
                <w:numId w:val="101"/>
              </w:numPr>
              <w:spacing w:line="360" w:lineRule="auto"/>
              <w:rPr>
                <w:ins w:id="453" w:author="BCIL" w:date="2022-11-17T12:51:00Z"/>
              </w:rPr>
            </w:pPr>
            <w:ins w:id="454" w:author="BCIL" w:date="2022-11-17T12:51:00Z">
              <w:r w:rsidRPr="00774605">
                <w:t>Create Delivery challan by entering RFI Number, Segment ID, Quantity, Destination details in Web Application</w:t>
              </w:r>
              <w:r>
                <w:t>.</w:t>
              </w:r>
            </w:ins>
          </w:p>
        </w:tc>
      </w:tr>
    </w:tbl>
    <w:p w14:paraId="658A7861" w14:textId="77777777" w:rsidR="00872A90" w:rsidRPr="00F770A4" w:rsidRDefault="00872A90" w:rsidP="00872A90">
      <w:pPr>
        <w:rPr>
          <w:ins w:id="455" w:author="BCIL" w:date="2022-11-17T12:51:00Z"/>
        </w:rPr>
      </w:pPr>
    </w:p>
    <w:tbl>
      <w:tblPr>
        <w:tblStyle w:val="TableGrid"/>
        <w:tblW w:w="0" w:type="auto"/>
        <w:tblLook w:val="04A0" w:firstRow="1" w:lastRow="0" w:firstColumn="1" w:lastColumn="0" w:noHBand="0" w:noVBand="1"/>
      </w:tblPr>
      <w:tblGrid>
        <w:gridCol w:w="1838"/>
        <w:gridCol w:w="7512"/>
      </w:tblGrid>
      <w:tr w:rsidR="00872A90" w:rsidRPr="00F770A4" w14:paraId="256F22F2" w14:textId="77777777" w:rsidTr="00872A90">
        <w:trPr>
          <w:ins w:id="456" w:author="BCIL" w:date="2022-11-17T12:51:00Z"/>
        </w:trPr>
        <w:tc>
          <w:tcPr>
            <w:tcW w:w="1838" w:type="dxa"/>
            <w:shd w:val="clear" w:color="auto" w:fill="FBE4D5" w:themeFill="accent2" w:themeFillTint="33"/>
          </w:tcPr>
          <w:p w14:paraId="0C390B0A" w14:textId="77777777" w:rsidR="00872A90" w:rsidRPr="00F770A4" w:rsidRDefault="00872A90" w:rsidP="00872A90">
            <w:pPr>
              <w:spacing w:after="160" w:line="259" w:lineRule="auto"/>
              <w:rPr>
                <w:ins w:id="457" w:author="BCIL" w:date="2022-11-17T12:51:00Z"/>
                <w:b/>
              </w:rPr>
            </w:pPr>
            <w:ins w:id="458" w:author="BCIL" w:date="2022-11-17T12:51:00Z">
              <w:r w:rsidRPr="00F770A4">
                <w:rPr>
                  <w:b/>
                </w:rPr>
                <w:t>Process Steps</w:t>
              </w:r>
            </w:ins>
          </w:p>
        </w:tc>
        <w:tc>
          <w:tcPr>
            <w:tcW w:w="7512" w:type="dxa"/>
          </w:tcPr>
          <w:p w14:paraId="03694465" w14:textId="77777777" w:rsidR="00872A90" w:rsidRDefault="00872A90" w:rsidP="00872A90">
            <w:pPr>
              <w:pStyle w:val="ListParagraph"/>
              <w:numPr>
                <w:ilvl w:val="0"/>
                <w:numId w:val="102"/>
              </w:numPr>
              <w:spacing w:line="360" w:lineRule="auto"/>
              <w:jc w:val="both"/>
              <w:rPr>
                <w:ins w:id="459" w:author="BCIL" w:date="2022-11-17T12:51:00Z"/>
              </w:rPr>
            </w:pPr>
            <w:ins w:id="460" w:author="BCIL" w:date="2022-11-17T12:51:00Z">
              <w:r>
                <w:t>User will scan Segment RFID.</w:t>
              </w:r>
            </w:ins>
          </w:p>
          <w:p w14:paraId="78718E49" w14:textId="77777777" w:rsidR="00872A90" w:rsidRDefault="00872A90" w:rsidP="00872A90">
            <w:pPr>
              <w:pStyle w:val="ListParagraph"/>
              <w:numPr>
                <w:ilvl w:val="0"/>
                <w:numId w:val="102"/>
              </w:numPr>
              <w:spacing w:line="360" w:lineRule="auto"/>
              <w:jc w:val="both"/>
              <w:rPr>
                <w:ins w:id="461" w:author="BCIL" w:date="2022-11-17T12:51:00Z"/>
              </w:rPr>
            </w:pPr>
            <w:ins w:id="462" w:author="BCIL" w:date="2022-11-17T12:51:00Z">
              <w:r>
                <w:t>Segment ID and Bay ID will be displayed.</w:t>
              </w:r>
            </w:ins>
          </w:p>
          <w:p w14:paraId="376C7E2E" w14:textId="69299945" w:rsidR="00872A90" w:rsidRDefault="00872A90" w:rsidP="00872A90">
            <w:pPr>
              <w:pStyle w:val="ListParagraph"/>
              <w:numPr>
                <w:ilvl w:val="0"/>
                <w:numId w:val="102"/>
              </w:numPr>
              <w:spacing w:line="360" w:lineRule="auto"/>
              <w:jc w:val="both"/>
              <w:rPr>
                <w:ins w:id="463" w:author="BCIL" w:date="2022-11-17T12:51:00Z"/>
              </w:rPr>
            </w:pPr>
            <w:ins w:id="464" w:author="BCIL" w:date="2022-11-17T12:51:00Z">
              <w:r>
                <w:t xml:space="preserve">System will be validated for 28 days before it is </w:t>
              </w:r>
            </w:ins>
            <w:proofErr w:type="spellStart"/>
            <w:ins w:id="465" w:author="BCIL" w:date="2022-11-17T13:10:00Z">
              <w:r w:rsidR="00CD3B7C">
                <w:t>moulded</w:t>
              </w:r>
            </w:ins>
            <w:proofErr w:type="spellEnd"/>
            <w:ins w:id="466" w:author="BCIL" w:date="2022-11-17T12:51:00Z">
              <w:r>
                <w:t>.</w:t>
              </w:r>
            </w:ins>
          </w:p>
          <w:p w14:paraId="583187B2" w14:textId="77777777" w:rsidR="00872A90" w:rsidRDefault="00872A90" w:rsidP="00872A90">
            <w:pPr>
              <w:pStyle w:val="ListParagraph"/>
              <w:numPr>
                <w:ilvl w:val="0"/>
                <w:numId w:val="102"/>
              </w:numPr>
              <w:spacing w:line="360" w:lineRule="auto"/>
              <w:jc w:val="both"/>
              <w:rPr>
                <w:ins w:id="467" w:author="BCIL" w:date="2022-11-17T12:51:00Z"/>
              </w:rPr>
            </w:pPr>
            <w:ins w:id="468" w:author="BCIL" w:date="2022-11-17T12:51:00Z">
              <w:r>
                <w:t>If valid (28 days over) updated in Inventory</w:t>
              </w:r>
            </w:ins>
          </w:p>
          <w:p w14:paraId="7F2FA176" w14:textId="77777777" w:rsidR="00872A90" w:rsidRDefault="00872A90" w:rsidP="00872A90">
            <w:pPr>
              <w:pStyle w:val="ListParagraph"/>
              <w:numPr>
                <w:ilvl w:val="0"/>
                <w:numId w:val="102"/>
              </w:numPr>
              <w:spacing w:line="360" w:lineRule="auto"/>
              <w:jc w:val="both"/>
              <w:rPr>
                <w:ins w:id="469" w:author="BCIL" w:date="2022-11-17T12:51:00Z"/>
              </w:rPr>
            </w:pPr>
            <w:ins w:id="470" w:author="BCIL" w:date="2022-11-17T12:51:00Z">
              <w:r>
                <w:t>If invalid (less than 28 days) it will not updated in inventory and alert is displayed.</w:t>
              </w:r>
            </w:ins>
          </w:p>
          <w:p w14:paraId="615217FD" w14:textId="77777777" w:rsidR="00872A90" w:rsidRPr="00F770A4" w:rsidRDefault="00872A90" w:rsidP="00872A90">
            <w:pPr>
              <w:pStyle w:val="ListParagraph"/>
              <w:numPr>
                <w:ilvl w:val="0"/>
                <w:numId w:val="102"/>
              </w:numPr>
              <w:spacing w:after="100" w:line="360" w:lineRule="auto"/>
              <w:jc w:val="both"/>
              <w:rPr>
                <w:ins w:id="471" w:author="BCIL" w:date="2022-11-17T12:51:00Z"/>
              </w:rPr>
            </w:pPr>
            <w:ins w:id="472" w:author="BCIL" w:date="2022-11-17T12:51:00Z">
              <w:r>
                <w:t>Segment details will be updated in the database.</w:t>
              </w:r>
            </w:ins>
          </w:p>
        </w:tc>
      </w:tr>
    </w:tbl>
    <w:p w14:paraId="339C762E" w14:textId="77777777" w:rsidR="00872A90" w:rsidRPr="00F770A4" w:rsidRDefault="00872A90" w:rsidP="00872A90">
      <w:pPr>
        <w:rPr>
          <w:ins w:id="473" w:author="BCIL" w:date="2022-11-17T12:51:00Z"/>
        </w:rPr>
      </w:pPr>
    </w:p>
    <w:tbl>
      <w:tblPr>
        <w:tblStyle w:val="TableGrid"/>
        <w:tblW w:w="0" w:type="auto"/>
        <w:tblLook w:val="04A0" w:firstRow="1" w:lastRow="0" w:firstColumn="1" w:lastColumn="0" w:noHBand="0" w:noVBand="1"/>
      </w:tblPr>
      <w:tblGrid>
        <w:gridCol w:w="1838"/>
        <w:gridCol w:w="7512"/>
      </w:tblGrid>
      <w:tr w:rsidR="00872A90" w:rsidRPr="00F770A4" w14:paraId="1CAF0F98" w14:textId="77777777" w:rsidTr="00872A90">
        <w:trPr>
          <w:ins w:id="474" w:author="BCIL" w:date="2022-11-17T12:51:00Z"/>
        </w:trPr>
        <w:tc>
          <w:tcPr>
            <w:tcW w:w="1838" w:type="dxa"/>
            <w:shd w:val="clear" w:color="auto" w:fill="FBE4D5" w:themeFill="accent2" w:themeFillTint="33"/>
          </w:tcPr>
          <w:p w14:paraId="146E9B81" w14:textId="77777777" w:rsidR="00872A90" w:rsidRPr="00F770A4" w:rsidRDefault="00872A90" w:rsidP="00872A90">
            <w:pPr>
              <w:spacing w:after="160" w:line="259" w:lineRule="auto"/>
              <w:rPr>
                <w:ins w:id="475" w:author="BCIL" w:date="2022-11-17T12:51:00Z"/>
                <w:b/>
              </w:rPr>
            </w:pPr>
            <w:ins w:id="476" w:author="BCIL" w:date="2022-11-17T12:51:00Z">
              <w:r w:rsidRPr="00F770A4">
                <w:rPr>
                  <w:b/>
                </w:rPr>
                <w:lastRenderedPageBreak/>
                <w:t>Post-Conditions</w:t>
              </w:r>
            </w:ins>
          </w:p>
        </w:tc>
        <w:tc>
          <w:tcPr>
            <w:tcW w:w="7512" w:type="dxa"/>
          </w:tcPr>
          <w:p w14:paraId="725060B4" w14:textId="77777777" w:rsidR="00872A90" w:rsidRDefault="00872A90" w:rsidP="00872A90">
            <w:pPr>
              <w:pStyle w:val="ListParagraph"/>
              <w:numPr>
                <w:ilvl w:val="0"/>
                <w:numId w:val="103"/>
              </w:numPr>
              <w:spacing w:line="360" w:lineRule="auto"/>
              <w:rPr>
                <w:ins w:id="477" w:author="BCIL" w:date="2022-11-17T12:51:00Z"/>
              </w:rPr>
            </w:pPr>
            <w:ins w:id="478" w:author="BCIL" w:date="2022-11-17T12:51:00Z">
              <w:r w:rsidRPr="00774605">
                <w:t>Load the segments and load into Vehicle for dispatch to CMRL Site</w:t>
              </w:r>
              <w:r>
                <w:t>.</w:t>
              </w:r>
            </w:ins>
          </w:p>
          <w:p w14:paraId="109AC61D" w14:textId="77777777" w:rsidR="00872A90" w:rsidRPr="00F770A4" w:rsidRDefault="00872A90" w:rsidP="00872A90">
            <w:pPr>
              <w:pStyle w:val="ListParagraph"/>
              <w:numPr>
                <w:ilvl w:val="0"/>
                <w:numId w:val="103"/>
              </w:numPr>
              <w:spacing w:line="360" w:lineRule="auto"/>
              <w:rPr>
                <w:ins w:id="479" w:author="BCIL" w:date="2022-11-17T12:51:00Z"/>
              </w:rPr>
            </w:pPr>
            <w:ins w:id="480" w:author="BCIL" w:date="2022-11-17T12:51:00Z">
              <w:r>
                <w:t>User should be able to view the Dispatch details before sending to Customer.</w:t>
              </w:r>
            </w:ins>
          </w:p>
        </w:tc>
      </w:tr>
    </w:tbl>
    <w:p w14:paraId="02F5F185" w14:textId="77777777" w:rsidR="00872A90" w:rsidRDefault="00872A90" w:rsidP="00872A90">
      <w:pPr>
        <w:rPr>
          <w:ins w:id="481" w:author="BCIL" w:date="2022-11-17T12:51:00Z"/>
        </w:rPr>
      </w:pPr>
    </w:p>
    <w:tbl>
      <w:tblPr>
        <w:tblStyle w:val="TableGrid"/>
        <w:tblW w:w="0" w:type="auto"/>
        <w:tblLook w:val="04A0" w:firstRow="1" w:lastRow="0" w:firstColumn="1" w:lastColumn="0" w:noHBand="0" w:noVBand="1"/>
      </w:tblPr>
      <w:tblGrid>
        <w:gridCol w:w="1838"/>
        <w:gridCol w:w="7512"/>
      </w:tblGrid>
      <w:tr w:rsidR="00872A90" w:rsidRPr="00F770A4" w14:paraId="198ACD0E" w14:textId="77777777" w:rsidTr="00872A90">
        <w:trPr>
          <w:ins w:id="482" w:author="BCIL" w:date="2022-11-17T12:51:00Z"/>
        </w:trPr>
        <w:tc>
          <w:tcPr>
            <w:tcW w:w="1838" w:type="dxa"/>
            <w:shd w:val="clear" w:color="auto" w:fill="FBE4D5" w:themeFill="accent2" w:themeFillTint="33"/>
          </w:tcPr>
          <w:p w14:paraId="303F30BE" w14:textId="77777777" w:rsidR="00872A90" w:rsidRPr="00F770A4" w:rsidRDefault="00872A90" w:rsidP="00872A90">
            <w:pPr>
              <w:spacing w:after="160" w:line="259" w:lineRule="auto"/>
              <w:rPr>
                <w:ins w:id="483" w:author="BCIL" w:date="2022-11-17T12:51:00Z"/>
                <w:b/>
              </w:rPr>
            </w:pPr>
            <w:ins w:id="484" w:author="BCIL" w:date="2022-11-17T12:51:00Z">
              <w:r w:rsidRPr="00F770A4">
                <w:rPr>
                  <w:b/>
                </w:rPr>
                <w:t>Validations</w:t>
              </w:r>
            </w:ins>
          </w:p>
        </w:tc>
        <w:tc>
          <w:tcPr>
            <w:tcW w:w="7512" w:type="dxa"/>
          </w:tcPr>
          <w:p w14:paraId="033DB010" w14:textId="77777777" w:rsidR="00872A90" w:rsidRPr="004325BF" w:rsidRDefault="00872A90" w:rsidP="00872A90">
            <w:pPr>
              <w:pStyle w:val="ListParagraph"/>
              <w:numPr>
                <w:ilvl w:val="0"/>
                <w:numId w:val="104"/>
              </w:numPr>
              <w:spacing w:line="360" w:lineRule="auto"/>
              <w:jc w:val="both"/>
              <w:rPr>
                <w:ins w:id="485" w:author="BCIL" w:date="2022-11-17T12:51:00Z"/>
                <w:color w:val="000000" w:themeColor="text1"/>
              </w:rPr>
            </w:pPr>
            <w:ins w:id="486" w:author="BCIL" w:date="2022-11-17T12:51:00Z">
              <w:r w:rsidRPr="004325BF">
                <w:rPr>
                  <w:color w:val="000000" w:themeColor="text1"/>
                </w:rPr>
                <w:t>An alert message is</w:t>
              </w:r>
              <w:r>
                <w:rPr>
                  <w:color w:val="000000" w:themeColor="text1"/>
                </w:rPr>
                <w:t xml:space="preserve"> displayed in case of any error</w:t>
              </w:r>
              <w:r w:rsidRPr="004325BF">
                <w:rPr>
                  <w:color w:val="000000" w:themeColor="text1"/>
                </w:rPr>
                <w:t>/ invalid activity.</w:t>
              </w:r>
            </w:ins>
          </w:p>
          <w:p w14:paraId="7098016B" w14:textId="77777777" w:rsidR="00872A90" w:rsidRDefault="00872A90" w:rsidP="00872A90">
            <w:pPr>
              <w:pStyle w:val="ListParagraph"/>
              <w:numPr>
                <w:ilvl w:val="0"/>
                <w:numId w:val="104"/>
              </w:numPr>
              <w:spacing w:line="360" w:lineRule="auto"/>
              <w:jc w:val="both"/>
              <w:rPr>
                <w:ins w:id="487" w:author="BCIL" w:date="2022-11-17T12:51:00Z"/>
                <w:color w:val="000000" w:themeColor="text1"/>
              </w:rPr>
            </w:pPr>
            <w:ins w:id="488" w:author="BCIL" w:date="2022-11-17T12:51:00Z">
              <w:r w:rsidRPr="004325BF">
                <w:rPr>
                  <w:color w:val="000000" w:themeColor="text1"/>
                </w:rPr>
                <w:t xml:space="preserve">An alert message is displayed </w:t>
              </w:r>
              <w:r>
                <w:rPr>
                  <w:color w:val="000000" w:themeColor="text1"/>
                </w:rPr>
                <w:t xml:space="preserve">in case </w:t>
              </w:r>
              <w:r>
                <w:t>Segment ID and Bay ID</w:t>
              </w:r>
              <w:r>
                <w:rPr>
                  <w:color w:val="000000" w:themeColor="text1"/>
                </w:rPr>
                <w:t xml:space="preserve"> is not integrated with application.</w:t>
              </w:r>
            </w:ins>
          </w:p>
          <w:p w14:paraId="127B5B24" w14:textId="77777777" w:rsidR="00872A90" w:rsidRDefault="00872A90" w:rsidP="00872A90">
            <w:pPr>
              <w:pStyle w:val="ListParagraph"/>
              <w:numPr>
                <w:ilvl w:val="0"/>
                <w:numId w:val="104"/>
              </w:numPr>
              <w:spacing w:line="360" w:lineRule="auto"/>
              <w:jc w:val="both"/>
              <w:rPr>
                <w:ins w:id="489" w:author="BCIL" w:date="2022-11-17T12:51:00Z"/>
                <w:color w:val="000000" w:themeColor="text1"/>
              </w:rPr>
            </w:pPr>
            <w:ins w:id="490" w:author="BCIL" w:date="2022-11-17T12:51:00Z">
              <w:r w:rsidRPr="004325BF">
                <w:rPr>
                  <w:color w:val="000000" w:themeColor="text1"/>
                </w:rPr>
                <w:t xml:space="preserve">An alert message is displayed </w:t>
              </w:r>
              <w:r>
                <w:rPr>
                  <w:color w:val="000000" w:themeColor="text1"/>
                </w:rPr>
                <w:t>in case System is not connected.</w:t>
              </w:r>
            </w:ins>
          </w:p>
          <w:p w14:paraId="21642276" w14:textId="77777777" w:rsidR="00872A90" w:rsidRPr="00BF2129" w:rsidRDefault="00872A90" w:rsidP="00872A90">
            <w:pPr>
              <w:pStyle w:val="ListParagraph"/>
              <w:numPr>
                <w:ilvl w:val="0"/>
                <w:numId w:val="104"/>
              </w:numPr>
              <w:spacing w:line="360" w:lineRule="auto"/>
              <w:jc w:val="both"/>
              <w:rPr>
                <w:ins w:id="491" w:author="BCIL" w:date="2022-11-17T12:51:00Z"/>
                <w:color w:val="000000" w:themeColor="text1"/>
              </w:rPr>
            </w:pPr>
            <w:ins w:id="492" w:author="BCIL" w:date="2022-11-17T12:51:00Z">
              <w:r w:rsidRPr="004325BF">
                <w:rPr>
                  <w:color w:val="000000" w:themeColor="text1"/>
                </w:rPr>
                <w:t>An alert message is displayed in case</w:t>
              </w:r>
              <w:r>
                <w:rPr>
                  <w:color w:val="000000" w:themeColor="text1"/>
                </w:rPr>
                <w:t xml:space="preserve"> Serial Number is not marked on Segment due to any error.</w:t>
              </w:r>
            </w:ins>
          </w:p>
        </w:tc>
      </w:tr>
    </w:tbl>
    <w:p w14:paraId="7CE950CC" w14:textId="77777777" w:rsidR="00872A90" w:rsidRDefault="00872A90" w:rsidP="00872A90">
      <w:pPr>
        <w:rPr>
          <w:ins w:id="493" w:author="BCIL" w:date="2022-11-17T12:51:00Z"/>
        </w:rPr>
      </w:pPr>
    </w:p>
    <w:tbl>
      <w:tblPr>
        <w:tblStyle w:val="TableGrid11"/>
        <w:tblW w:w="9355" w:type="dxa"/>
        <w:tblLook w:val="04A0" w:firstRow="1" w:lastRow="0" w:firstColumn="1" w:lastColumn="0" w:noHBand="0" w:noVBand="1"/>
      </w:tblPr>
      <w:tblGrid>
        <w:gridCol w:w="1795"/>
        <w:gridCol w:w="7560"/>
      </w:tblGrid>
      <w:tr w:rsidR="00872A90" w:rsidRPr="009E634E" w14:paraId="097B15D5" w14:textId="77777777" w:rsidTr="00872A90">
        <w:trPr>
          <w:trHeight w:val="7280"/>
          <w:ins w:id="494" w:author="BCIL" w:date="2022-11-17T12:51:00Z"/>
        </w:trPr>
        <w:tc>
          <w:tcPr>
            <w:tcW w:w="1795" w:type="dxa"/>
            <w:shd w:val="clear" w:color="auto" w:fill="FBE4D5" w:themeFill="accent2" w:themeFillTint="33"/>
          </w:tcPr>
          <w:p w14:paraId="1DCDA396" w14:textId="77777777" w:rsidR="00872A90" w:rsidRDefault="00872A90" w:rsidP="00872A90">
            <w:pPr>
              <w:spacing w:line="360" w:lineRule="auto"/>
              <w:rPr>
                <w:ins w:id="495" w:author="BCIL" w:date="2022-11-17T12:51:00Z"/>
                <w:b/>
              </w:rPr>
            </w:pPr>
            <w:ins w:id="496" w:author="BCIL" w:date="2022-11-17T12:51:00Z">
              <w:r>
                <w:rPr>
                  <w:b/>
                </w:rPr>
                <w:t>Sample Screen</w:t>
              </w:r>
            </w:ins>
          </w:p>
        </w:tc>
        <w:tc>
          <w:tcPr>
            <w:tcW w:w="7560" w:type="dxa"/>
          </w:tcPr>
          <w:p w14:paraId="75098688" w14:textId="77777777" w:rsidR="00872A90" w:rsidRPr="009E634E" w:rsidRDefault="00872A90" w:rsidP="00872A90">
            <w:pPr>
              <w:spacing w:line="360" w:lineRule="auto"/>
              <w:rPr>
                <w:ins w:id="497" w:author="BCIL" w:date="2022-11-17T12:51:00Z"/>
              </w:rPr>
            </w:pPr>
            <w:ins w:id="498" w:author="BCIL" w:date="2022-11-17T12:51:00Z">
              <w:r>
                <w:rPr>
                  <w:noProof/>
                </w:rPr>
                <w:drawing>
                  <wp:anchor distT="0" distB="0" distL="114300" distR="114300" simplePos="0" relativeHeight="253135872" behindDoc="1" locked="0" layoutInCell="1" allowOverlap="1" wp14:anchorId="14380F07" wp14:editId="45A53E42">
                    <wp:simplePos x="0" y="0"/>
                    <wp:positionH relativeFrom="column">
                      <wp:posOffset>0</wp:posOffset>
                    </wp:positionH>
                    <wp:positionV relativeFrom="paragraph">
                      <wp:posOffset>78105</wp:posOffset>
                    </wp:positionV>
                    <wp:extent cx="2837815" cy="4167505"/>
                    <wp:effectExtent l="19050" t="19050" r="19685" b="23495"/>
                    <wp:wrapTight wrapText="bothSides">
                      <wp:wrapPolygon edited="0">
                        <wp:start x="-145" y="-99"/>
                        <wp:lineTo x="-145" y="21623"/>
                        <wp:lineTo x="21605" y="21623"/>
                        <wp:lineTo x="21605" y="-99"/>
                        <wp:lineTo x="-145" y="-99"/>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37815" cy="4167505"/>
                            </a:xfrm>
                            <a:prstGeom prst="rect">
                              <a:avLst/>
                            </a:prstGeom>
                            <a:noFill/>
                            <a:ln>
                              <a:solidFill>
                                <a:schemeClr val="tx1"/>
                              </a:solidFill>
                            </a:ln>
                          </pic:spPr>
                        </pic:pic>
                      </a:graphicData>
                    </a:graphic>
                    <wp14:sizeRelV relativeFrom="margin">
                      <wp14:pctHeight>0</wp14:pctHeight>
                    </wp14:sizeRelV>
                  </wp:anchor>
                </w:drawing>
              </w:r>
            </w:ins>
          </w:p>
        </w:tc>
      </w:tr>
    </w:tbl>
    <w:p w14:paraId="52013AC2" w14:textId="77777777" w:rsidR="00872A90" w:rsidRDefault="00872A90" w:rsidP="00872A90">
      <w:pPr>
        <w:rPr>
          <w:ins w:id="499" w:author="BCIL" w:date="2022-11-17T12:51:00Z"/>
        </w:rPr>
      </w:pPr>
      <w:ins w:id="500" w:author="BCIL" w:date="2022-11-17T12:51:00Z">
        <w:r w:rsidRPr="001F6786">
          <w:br w:type="page"/>
        </w:r>
      </w:ins>
    </w:p>
    <w:p w14:paraId="79C01822" w14:textId="5BD0328B" w:rsidR="00872A90" w:rsidRPr="00872A90" w:rsidRDefault="00872A90">
      <w:pPr>
        <w:pStyle w:val="Heading3"/>
        <w:rPr>
          <w:ins w:id="501" w:author="BCIL" w:date="2022-11-17T12:51:00Z"/>
        </w:rPr>
      </w:pPr>
      <w:bookmarkStart w:id="502" w:name="_Toc119582171"/>
      <w:ins w:id="503" w:author="BCIL" w:date="2022-11-17T12:52:00Z">
        <w:r>
          <w:lastRenderedPageBreak/>
          <w:t xml:space="preserve">Dispatch </w:t>
        </w:r>
      </w:ins>
      <w:ins w:id="504" w:author="BCIL" w:date="2022-11-17T13:06:00Z">
        <w:r w:rsidR="00EC417F">
          <w:t xml:space="preserve">Plan </w:t>
        </w:r>
      </w:ins>
      <w:ins w:id="505" w:author="BCIL" w:date="2022-11-17T12:52:00Z">
        <w:r>
          <w:t>and loading</w:t>
        </w:r>
      </w:ins>
      <w:bookmarkEnd w:id="502"/>
    </w:p>
    <w:p w14:paraId="1B9D39D3" w14:textId="1AC448DB" w:rsidR="00872A90" w:rsidRPr="00927CE8" w:rsidDel="00872A90" w:rsidRDefault="00872A90">
      <w:pPr>
        <w:rPr>
          <w:del w:id="506" w:author="BCIL" w:date="2022-11-17T12:51:00Z"/>
          <w:moveTo w:id="507" w:author="BCIL" w:date="2022-11-17T12:24:00Z"/>
        </w:rPr>
        <w:pPrChange w:id="508" w:author="BCIL" w:date="2022-11-17T12:51:00Z">
          <w:pPr>
            <w:pStyle w:val="Heading3"/>
          </w:pPr>
        </w:pPrChange>
      </w:pPr>
    </w:p>
    <w:p w14:paraId="123B8F89" w14:textId="4A32DFA8" w:rsidR="00586C49" w:rsidRPr="00F27A39" w:rsidDel="00872A90" w:rsidRDefault="00586C49" w:rsidP="00586C49">
      <w:pPr>
        <w:rPr>
          <w:del w:id="509" w:author="BCIL" w:date="2022-11-17T12:51:00Z"/>
          <w:moveTo w:id="510" w:author="BCIL" w:date="2022-11-17T12:24:00Z"/>
        </w:rPr>
      </w:pPr>
      <w:moveTo w:id="511" w:author="BCIL" w:date="2022-11-17T12:24:00Z">
        <w:del w:id="512" w:author="BCIL" w:date="2022-11-17T12:51:00Z">
          <w:r w:rsidDel="00872A90">
            <w:object w:dxaOrig="12421" w:dyaOrig="7335" w14:anchorId="75DC8828">
              <v:shape id="_x0000_i1034" type="#_x0000_t75" style="width:467.25pt;height:277.5pt" o:ole="">
                <v:imagedata r:id="rId52" o:title=""/>
              </v:shape>
              <o:OLEObject Type="Embed" ProgID="Visio.Drawing.15" ShapeID="_x0000_i1034" DrawAspect="Content" ObjectID="_1730800706" r:id="rId55"/>
            </w:object>
          </w:r>
        </w:del>
      </w:moveTo>
    </w:p>
    <w:p w14:paraId="11FE428E" w14:textId="4C76D8B4" w:rsidR="00586C49" w:rsidRPr="00F04767" w:rsidDel="00872A90" w:rsidRDefault="00586C49" w:rsidP="00586C49">
      <w:pPr>
        <w:spacing w:after="0" w:line="480" w:lineRule="auto"/>
        <w:jc w:val="both"/>
        <w:rPr>
          <w:del w:id="513" w:author="BCIL" w:date="2022-11-17T12:51:00Z"/>
          <w:moveTo w:id="514" w:author="BCIL" w:date="2022-11-17T12:24:00Z"/>
          <w:rFonts w:ascii="Calibri" w:hAnsi="Calibri"/>
          <w:b/>
          <w:color w:val="404040" w:themeColor="text1" w:themeTint="BF"/>
          <w:sz w:val="28"/>
          <w:szCs w:val="20"/>
          <w:u w:val="single"/>
        </w:rPr>
      </w:pPr>
      <w:moveTo w:id="515" w:author="BCIL" w:date="2022-11-17T12:24:00Z">
        <w:del w:id="516" w:author="BCIL" w:date="2022-11-17T12:51:00Z">
          <w:r w:rsidRPr="00F04767" w:rsidDel="00872A90">
            <w:rPr>
              <w:rFonts w:ascii="Calibri" w:hAnsi="Calibri"/>
              <w:b/>
              <w:color w:val="404040" w:themeColor="text1" w:themeTint="BF"/>
              <w:sz w:val="28"/>
              <w:szCs w:val="20"/>
              <w:u w:val="single"/>
            </w:rPr>
            <w:delText>Activities</w:delText>
          </w:r>
        </w:del>
      </w:moveTo>
    </w:p>
    <w:tbl>
      <w:tblPr>
        <w:tblStyle w:val="TableGrid"/>
        <w:tblW w:w="0" w:type="auto"/>
        <w:tblLook w:val="04A0" w:firstRow="1" w:lastRow="0" w:firstColumn="1" w:lastColumn="0" w:noHBand="0" w:noVBand="1"/>
      </w:tblPr>
      <w:tblGrid>
        <w:gridCol w:w="1838"/>
        <w:gridCol w:w="7512"/>
      </w:tblGrid>
      <w:tr w:rsidR="00586C49" w:rsidRPr="00F770A4" w:rsidDel="00872A90" w14:paraId="69176621" w14:textId="7C9FD31B" w:rsidTr="00872A90">
        <w:trPr>
          <w:del w:id="517" w:author="BCIL" w:date="2022-11-17T12:51:00Z"/>
        </w:trPr>
        <w:tc>
          <w:tcPr>
            <w:tcW w:w="1838" w:type="dxa"/>
            <w:shd w:val="clear" w:color="auto" w:fill="FBE4D5" w:themeFill="accent2" w:themeFillTint="33"/>
          </w:tcPr>
          <w:p w14:paraId="624BF582" w14:textId="5147E0DD" w:rsidR="00586C49" w:rsidRPr="00F770A4" w:rsidDel="00872A90" w:rsidRDefault="00586C49" w:rsidP="00872A90">
            <w:pPr>
              <w:spacing w:after="160" w:line="259" w:lineRule="auto"/>
              <w:rPr>
                <w:del w:id="518" w:author="BCIL" w:date="2022-11-17T12:51:00Z"/>
                <w:moveTo w:id="519" w:author="BCIL" w:date="2022-11-17T12:24:00Z"/>
                <w:b/>
              </w:rPr>
            </w:pPr>
            <w:moveTo w:id="520" w:author="BCIL" w:date="2022-11-17T12:24:00Z">
              <w:del w:id="521" w:author="BCIL" w:date="2022-11-17T12:51:00Z">
                <w:r w:rsidRPr="00F770A4" w:rsidDel="00872A90">
                  <w:rPr>
                    <w:b/>
                  </w:rPr>
                  <w:delText>Module  Description</w:delText>
                </w:r>
              </w:del>
            </w:moveTo>
          </w:p>
        </w:tc>
        <w:tc>
          <w:tcPr>
            <w:tcW w:w="7512" w:type="dxa"/>
          </w:tcPr>
          <w:p w14:paraId="171677B6" w14:textId="62ED9162" w:rsidR="00586C49" w:rsidDel="00872A90" w:rsidRDefault="00586C49" w:rsidP="00872A90">
            <w:pPr>
              <w:spacing w:line="360" w:lineRule="auto"/>
              <w:rPr>
                <w:del w:id="522" w:author="BCIL" w:date="2022-11-17T12:51:00Z"/>
                <w:moveTo w:id="523" w:author="BCIL" w:date="2022-11-17T12:24:00Z"/>
              </w:rPr>
            </w:pPr>
            <w:moveTo w:id="524" w:author="BCIL" w:date="2022-11-17T12:24:00Z">
              <w:del w:id="525" w:author="BCIL" w:date="2022-11-17T12:51:00Z">
                <w:r w:rsidRPr="00F770A4" w:rsidDel="00872A90">
                  <w:delText xml:space="preserve">The module </w:delText>
                </w:r>
                <w:r w:rsidDel="00872A90">
                  <w:delText xml:space="preserve">checks the </w:delText>
                </w:r>
                <w:r w:rsidRPr="00814BCE" w:rsidDel="00872A90">
                  <w:delText>Segment will be verified and checked whether segment curing is for 28 days. Based on this, it will be help to dispatch segment for site implementation.</w:delText>
                </w:r>
              </w:del>
            </w:moveTo>
          </w:p>
          <w:p w14:paraId="53FB41C8" w14:textId="336D2136" w:rsidR="00586C49" w:rsidRPr="007A7A7A" w:rsidDel="00872A90" w:rsidRDefault="00586C49" w:rsidP="00872A90">
            <w:pPr>
              <w:spacing w:line="360" w:lineRule="auto"/>
              <w:rPr>
                <w:del w:id="526" w:author="BCIL" w:date="2022-11-17T12:51:00Z"/>
                <w:moveTo w:id="527" w:author="BCIL" w:date="2022-11-17T12:24:00Z"/>
              </w:rPr>
            </w:pPr>
            <w:moveTo w:id="528" w:author="BCIL" w:date="2022-11-17T12:24:00Z">
              <w:del w:id="529" w:author="BCIL" w:date="2022-11-17T12:51:00Z">
                <w:r w:rsidRPr="00A30576" w:rsidDel="00872A90">
                  <w:rPr>
                    <w:b/>
                    <w:bCs/>
                    <w:i/>
                    <w:color w:val="000000" w:themeColor="text1"/>
                  </w:rPr>
                  <w:delText>*This activity will be done using Device Application.</w:delText>
                </w:r>
              </w:del>
            </w:moveTo>
          </w:p>
        </w:tc>
      </w:tr>
    </w:tbl>
    <w:p w14:paraId="41B5DCF9" w14:textId="1A729F62" w:rsidR="00586C49" w:rsidRPr="00F770A4" w:rsidDel="00872A90" w:rsidRDefault="00586C49" w:rsidP="00586C49">
      <w:pPr>
        <w:rPr>
          <w:del w:id="530" w:author="BCIL" w:date="2022-11-17T12:51:00Z"/>
          <w:moveTo w:id="531" w:author="BCIL" w:date="2022-11-17T12:24:00Z"/>
        </w:rPr>
      </w:pPr>
    </w:p>
    <w:tbl>
      <w:tblPr>
        <w:tblStyle w:val="TableGrid"/>
        <w:tblW w:w="0" w:type="auto"/>
        <w:tblLook w:val="04A0" w:firstRow="1" w:lastRow="0" w:firstColumn="1" w:lastColumn="0" w:noHBand="0" w:noVBand="1"/>
      </w:tblPr>
      <w:tblGrid>
        <w:gridCol w:w="1838"/>
        <w:gridCol w:w="7512"/>
      </w:tblGrid>
      <w:tr w:rsidR="00586C49" w:rsidRPr="00F770A4" w:rsidDel="00872A90" w14:paraId="0B55A639" w14:textId="36342662" w:rsidTr="00872A90">
        <w:trPr>
          <w:del w:id="532" w:author="BCIL" w:date="2022-11-17T12:51:00Z"/>
        </w:trPr>
        <w:tc>
          <w:tcPr>
            <w:tcW w:w="1838" w:type="dxa"/>
            <w:shd w:val="clear" w:color="auto" w:fill="FBE4D5" w:themeFill="accent2" w:themeFillTint="33"/>
          </w:tcPr>
          <w:p w14:paraId="78EB2641" w14:textId="0A3BD1C0" w:rsidR="00586C49" w:rsidRPr="00F770A4" w:rsidDel="00872A90" w:rsidRDefault="00586C49" w:rsidP="00872A90">
            <w:pPr>
              <w:spacing w:after="160" w:line="259" w:lineRule="auto"/>
              <w:rPr>
                <w:del w:id="533" w:author="BCIL" w:date="2022-11-17T12:51:00Z"/>
                <w:moveTo w:id="534" w:author="BCIL" w:date="2022-11-17T12:24:00Z"/>
                <w:b/>
              </w:rPr>
            </w:pPr>
            <w:moveTo w:id="535" w:author="BCIL" w:date="2022-11-17T12:24:00Z">
              <w:del w:id="536" w:author="BCIL" w:date="2022-11-17T12:51:00Z">
                <w:r w:rsidRPr="00F770A4" w:rsidDel="00872A90">
                  <w:rPr>
                    <w:b/>
                  </w:rPr>
                  <w:delText>Pre-Conditions</w:delText>
                </w:r>
              </w:del>
            </w:moveTo>
          </w:p>
        </w:tc>
        <w:tc>
          <w:tcPr>
            <w:tcW w:w="7512" w:type="dxa"/>
          </w:tcPr>
          <w:p w14:paraId="702777BB" w14:textId="720440A9" w:rsidR="00586C49" w:rsidDel="00872A90" w:rsidRDefault="00586C49" w:rsidP="00872A90">
            <w:pPr>
              <w:pStyle w:val="ListParagraph"/>
              <w:numPr>
                <w:ilvl w:val="0"/>
                <w:numId w:val="101"/>
              </w:numPr>
              <w:spacing w:line="360" w:lineRule="auto"/>
              <w:rPr>
                <w:del w:id="537" w:author="BCIL" w:date="2022-11-17T12:51:00Z"/>
                <w:moveTo w:id="538" w:author="BCIL" w:date="2022-11-17T12:24:00Z"/>
              </w:rPr>
            </w:pPr>
            <w:moveTo w:id="539" w:author="BCIL" w:date="2022-11-17T12:24:00Z">
              <w:del w:id="540" w:author="BCIL" w:date="2022-11-17T12:51:00Z">
                <w:r w:rsidRPr="00774605" w:rsidDel="00872A90">
                  <w:delText>Select RFI Number and scan Segments agains</w:delText>
                </w:r>
                <w:r w:rsidDel="00872A90">
                  <w:delText>t Dispatch Plan, Select Truck No.</w:delText>
                </w:r>
              </w:del>
            </w:moveTo>
          </w:p>
          <w:p w14:paraId="35294555" w14:textId="4C3F5F34" w:rsidR="00586C49" w:rsidRPr="00F770A4" w:rsidDel="00872A90" w:rsidRDefault="00586C49" w:rsidP="00872A90">
            <w:pPr>
              <w:pStyle w:val="ListParagraph"/>
              <w:numPr>
                <w:ilvl w:val="0"/>
                <w:numId w:val="101"/>
              </w:numPr>
              <w:spacing w:line="360" w:lineRule="auto"/>
              <w:rPr>
                <w:del w:id="541" w:author="BCIL" w:date="2022-11-17T12:51:00Z"/>
                <w:moveTo w:id="542" w:author="BCIL" w:date="2022-11-17T12:24:00Z"/>
              </w:rPr>
            </w:pPr>
            <w:moveTo w:id="543" w:author="BCIL" w:date="2022-11-17T12:24:00Z">
              <w:del w:id="544" w:author="BCIL" w:date="2022-11-17T12:51:00Z">
                <w:r w:rsidRPr="00774605" w:rsidDel="00872A90">
                  <w:delText>Create Delivery challan by entering RFI Number, Segment ID, Quantity, Destination details in Web Application</w:delText>
                </w:r>
                <w:r w:rsidDel="00872A90">
                  <w:delText>.</w:delText>
                </w:r>
              </w:del>
            </w:moveTo>
          </w:p>
        </w:tc>
      </w:tr>
    </w:tbl>
    <w:p w14:paraId="6FD69219" w14:textId="09B144F0" w:rsidR="00586C49" w:rsidRPr="00F770A4" w:rsidDel="00872A90" w:rsidRDefault="00586C49" w:rsidP="00586C49">
      <w:pPr>
        <w:rPr>
          <w:del w:id="545" w:author="BCIL" w:date="2022-11-17T12:51:00Z"/>
          <w:moveTo w:id="546" w:author="BCIL" w:date="2022-11-17T12:24:00Z"/>
        </w:rPr>
      </w:pPr>
    </w:p>
    <w:tbl>
      <w:tblPr>
        <w:tblStyle w:val="TableGrid"/>
        <w:tblW w:w="0" w:type="auto"/>
        <w:tblLook w:val="04A0" w:firstRow="1" w:lastRow="0" w:firstColumn="1" w:lastColumn="0" w:noHBand="0" w:noVBand="1"/>
      </w:tblPr>
      <w:tblGrid>
        <w:gridCol w:w="1838"/>
        <w:gridCol w:w="7512"/>
      </w:tblGrid>
      <w:tr w:rsidR="00586C49" w:rsidRPr="00F770A4" w:rsidDel="00872A90" w14:paraId="3757402B" w14:textId="77E86CD7" w:rsidTr="00872A90">
        <w:trPr>
          <w:del w:id="547" w:author="BCIL" w:date="2022-11-17T12:51:00Z"/>
        </w:trPr>
        <w:tc>
          <w:tcPr>
            <w:tcW w:w="1838" w:type="dxa"/>
            <w:shd w:val="clear" w:color="auto" w:fill="FBE4D5" w:themeFill="accent2" w:themeFillTint="33"/>
          </w:tcPr>
          <w:p w14:paraId="15AFCE88" w14:textId="6BFF769A" w:rsidR="00586C49" w:rsidRPr="00F770A4" w:rsidDel="00872A90" w:rsidRDefault="00586C49" w:rsidP="00872A90">
            <w:pPr>
              <w:spacing w:after="160" w:line="259" w:lineRule="auto"/>
              <w:rPr>
                <w:del w:id="548" w:author="BCIL" w:date="2022-11-17T12:51:00Z"/>
                <w:moveTo w:id="549" w:author="BCIL" w:date="2022-11-17T12:24:00Z"/>
                <w:b/>
              </w:rPr>
            </w:pPr>
            <w:moveTo w:id="550" w:author="BCIL" w:date="2022-11-17T12:24:00Z">
              <w:del w:id="551" w:author="BCIL" w:date="2022-11-17T12:51:00Z">
                <w:r w:rsidRPr="00F770A4" w:rsidDel="00872A90">
                  <w:rPr>
                    <w:b/>
                  </w:rPr>
                  <w:delText>Process Steps</w:delText>
                </w:r>
              </w:del>
            </w:moveTo>
          </w:p>
        </w:tc>
        <w:tc>
          <w:tcPr>
            <w:tcW w:w="7512" w:type="dxa"/>
          </w:tcPr>
          <w:p w14:paraId="1492FE37" w14:textId="34740A61" w:rsidR="00586C49" w:rsidDel="00872A90" w:rsidRDefault="00586C49" w:rsidP="00872A90">
            <w:pPr>
              <w:pStyle w:val="ListParagraph"/>
              <w:numPr>
                <w:ilvl w:val="0"/>
                <w:numId w:val="102"/>
              </w:numPr>
              <w:spacing w:line="360" w:lineRule="auto"/>
              <w:jc w:val="both"/>
              <w:rPr>
                <w:del w:id="552" w:author="BCIL" w:date="2022-11-17T12:51:00Z"/>
                <w:moveTo w:id="553" w:author="BCIL" w:date="2022-11-17T12:24:00Z"/>
              </w:rPr>
            </w:pPr>
            <w:moveTo w:id="554" w:author="BCIL" w:date="2022-11-17T12:24:00Z">
              <w:del w:id="555" w:author="BCIL" w:date="2022-11-17T12:51:00Z">
                <w:r w:rsidDel="00872A90">
                  <w:delText>User will scan Segment RFID.</w:delText>
                </w:r>
              </w:del>
            </w:moveTo>
          </w:p>
          <w:p w14:paraId="662F5068" w14:textId="55665F9C" w:rsidR="00586C49" w:rsidDel="00872A90" w:rsidRDefault="00586C49" w:rsidP="00872A90">
            <w:pPr>
              <w:pStyle w:val="ListParagraph"/>
              <w:numPr>
                <w:ilvl w:val="0"/>
                <w:numId w:val="102"/>
              </w:numPr>
              <w:spacing w:line="360" w:lineRule="auto"/>
              <w:jc w:val="both"/>
              <w:rPr>
                <w:del w:id="556" w:author="BCIL" w:date="2022-11-17T12:51:00Z"/>
                <w:moveTo w:id="557" w:author="BCIL" w:date="2022-11-17T12:24:00Z"/>
              </w:rPr>
            </w:pPr>
            <w:moveTo w:id="558" w:author="BCIL" w:date="2022-11-17T12:24:00Z">
              <w:del w:id="559" w:author="BCIL" w:date="2022-11-17T12:51:00Z">
                <w:r w:rsidDel="00872A90">
                  <w:delText>Segment ID and Bay ID will be displayed.</w:delText>
                </w:r>
              </w:del>
            </w:moveTo>
          </w:p>
          <w:p w14:paraId="402C8A1C" w14:textId="5AB998A4" w:rsidR="00586C49" w:rsidDel="00872A90" w:rsidRDefault="00586C49" w:rsidP="00872A90">
            <w:pPr>
              <w:pStyle w:val="ListParagraph"/>
              <w:numPr>
                <w:ilvl w:val="0"/>
                <w:numId w:val="102"/>
              </w:numPr>
              <w:spacing w:line="360" w:lineRule="auto"/>
              <w:jc w:val="both"/>
              <w:rPr>
                <w:del w:id="560" w:author="BCIL" w:date="2022-11-17T12:51:00Z"/>
                <w:moveTo w:id="561" w:author="BCIL" w:date="2022-11-17T12:24:00Z"/>
              </w:rPr>
            </w:pPr>
            <w:moveTo w:id="562" w:author="BCIL" w:date="2022-11-17T12:24:00Z">
              <w:del w:id="563" w:author="BCIL" w:date="2022-11-17T12:51:00Z">
                <w:r w:rsidDel="00872A90">
                  <w:delText>System will be validated for 28 days before it is Moulded.</w:delText>
                </w:r>
              </w:del>
            </w:moveTo>
          </w:p>
          <w:p w14:paraId="07BB3655" w14:textId="2EB70CD6" w:rsidR="00586C49" w:rsidDel="00872A90" w:rsidRDefault="00586C49" w:rsidP="00872A90">
            <w:pPr>
              <w:pStyle w:val="ListParagraph"/>
              <w:numPr>
                <w:ilvl w:val="0"/>
                <w:numId w:val="102"/>
              </w:numPr>
              <w:spacing w:line="360" w:lineRule="auto"/>
              <w:jc w:val="both"/>
              <w:rPr>
                <w:del w:id="564" w:author="BCIL" w:date="2022-11-17T12:51:00Z"/>
                <w:moveTo w:id="565" w:author="BCIL" w:date="2022-11-17T12:24:00Z"/>
              </w:rPr>
            </w:pPr>
            <w:moveTo w:id="566" w:author="BCIL" w:date="2022-11-17T12:24:00Z">
              <w:del w:id="567" w:author="BCIL" w:date="2022-11-17T12:51:00Z">
                <w:r w:rsidDel="00872A90">
                  <w:delText>If valid (28 days over) updated in Inventory</w:delText>
                </w:r>
              </w:del>
            </w:moveTo>
          </w:p>
          <w:p w14:paraId="34200C68" w14:textId="6B46ECA9" w:rsidR="00586C49" w:rsidDel="00872A90" w:rsidRDefault="00586C49" w:rsidP="00872A90">
            <w:pPr>
              <w:pStyle w:val="ListParagraph"/>
              <w:numPr>
                <w:ilvl w:val="0"/>
                <w:numId w:val="102"/>
              </w:numPr>
              <w:spacing w:line="360" w:lineRule="auto"/>
              <w:jc w:val="both"/>
              <w:rPr>
                <w:del w:id="568" w:author="BCIL" w:date="2022-11-17T12:51:00Z"/>
                <w:moveTo w:id="569" w:author="BCIL" w:date="2022-11-17T12:24:00Z"/>
              </w:rPr>
            </w:pPr>
            <w:moveTo w:id="570" w:author="BCIL" w:date="2022-11-17T12:24:00Z">
              <w:del w:id="571" w:author="BCIL" w:date="2022-11-17T12:51:00Z">
                <w:r w:rsidDel="00872A90">
                  <w:delText>If invalid (less than 28 days) it will not updated in inventory and alert is displayed.</w:delText>
                </w:r>
              </w:del>
            </w:moveTo>
          </w:p>
          <w:p w14:paraId="4C88CE18" w14:textId="404D7E05" w:rsidR="00586C49" w:rsidRPr="00F770A4" w:rsidDel="00872A90" w:rsidRDefault="00586C49" w:rsidP="00872A90">
            <w:pPr>
              <w:pStyle w:val="ListParagraph"/>
              <w:numPr>
                <w:ilvl w:val="0"/>
                <w:numId w:val="102"/>
              </w:numPr>
              <w:spacing w:after="100" w:line="360" w:lineRule="auto"/>
              <w:jc w:val="both"/>
              <w:rPr>
                <w:del w:id="572" w:author="BCIL" w:date="2022-11-17T12:51:00Z"/>
                <w:moveTo w:id="573" w:author="BCIL" w:date="2022-11-17T12:24:00Z"/>
              </w:rPr>
            </w:pPr>
            <w:moveTo w:id="574" w:author="BCIL" w:date="2022-11-17T12:24:00Z">
              <w:del w:id="575" w:author="BCIL" w:date="2022-11-17T12:51:00Z">
                <w:r w:rsidDel="00872A90">
                  <w:delText>Segment details will be updated in the database.</w:delText>
                </w:r>
              </w:del>
            </w:moveTo>
          </w:p>
        </w:tc>
      </w:tr>
    </w:tbl>
    <w:p w14:paraId="2945761B" w14:textId="2AA46AF2" w:rsidR="00586C49" w:rsidRPr="00F770A4" w:rsidDel="00872A90" w:rsidRDefault="00586C49" w:rsidP="00586C49">
      <w:pPr>
        <w:rPr>
          <w:del w:id="576" w:author="BCIL" w:date="2022-11-17T12:51:00Z"/>
          <w:moveTo w:id="577" w:author="BCIL" w:date="2022-11-17T12:24:00Z"/>
        </w:rPr>
      </w:pPr>
    </w:p>
    <w:tbl>
      <w:tblPr>
        <w:tblStyle w:val="TableGrid"/>
        <w:tblW w:w="0" w:type="auto"/>
        <w:tblLook w:val="04A0" w:firstRow="1" w:lastRow="0" w:firstColumn="1" w:lastColumn="0" w:noHBand="0" w:noVBand="1"/>
      </w:tblPr>
      <w:tblGrid>
        <w:gridCol w:w="1838"/>
        <w:gridCol w:w="7512"/>
      </w:tblGrid>
      <w:tr w:rsidR="00586C49" w:rsidRPr="00F770A4" w:rsidDel="00872A90" w14:paraId="25E7DFDF" w14:textId="5C354C4D" w:rsidTr="00872A90">
        <w:trPr>
          <w:del w:id="578" w:author="BCIL" w:date="2022-11-17T12:51:00Z"/>
        </w:trPr>
        <w:tc>
          <w:tcPr>
            <w:tcW w:w="1838" w:type="dxa"/>
            <w:shd w:val="clear" w:color="auto" w:fill="FBE4D5" w:themeFill="accent2" w:themeFillTint="33"/>
          </w:tcPr>
          <w:p w14:paraId="68D0C465" w14:textId="34673D50" w:rsidR="00586C49" w:rsidRPr="00F770A4" w:rsidDel="00872A90" w:rsidRDefault="00586C49" w:rsidP="00872A90">
            <w:pPr>
              <w:spacing w:after="160" w:line="259" w:lineRule="auto"/>
              <w:rPr>
                <w:del w:id="579" w:author="BCIL" w:date="2022-11-17T12:51:00Z"/>
                <w:moveTo w:id="580" w:author="BCIL" w:date="2022-11-17T12:24:00Z"/>
                <w:b/>
              </w:rPr>
            </w:pPr>
            <w:moveTo w:id="581" w:author="BCIL" w:date="2022-11-17T12:24:00Z">
              <w:del w:id="582" w:author="BCIL" w:date="2022-11-17T12:51:00Z">
                <w:r w:rsidRPr="00F770A4" w:rsidDel="00872A90">
                  <w:rPr>
                    <w:b/>
                  </w:rPr>
                  <w:delText>Post-Conditions</w:delText>
                </w:r>
              </w:del>
            </w:moveTo>
          </w:p>
        </w:tc>
        <w:tc>
          <w:tcPr>
            <w:tcW w:w="7512" w:type="dxa"/>
          </w:tcPr>
          <w:p w14:paraId="2C0B47AF" w14:textId="6EC3E5C2" w:rsidR="00586C49" w:rsidDel="00872A90" w:rsidRDefault="00586C49" w:rsidP="00872A90">
            <w:pPr>
              <w:pStyle w:val="ListParagraph"/>
              <w:numPr>
                <w:ilvl w:val="0"/>
                <w:numId w:val="103"/>
              </w:numPr>
              <w:spacing w:line="360" w:lineRule="auto"/>
              <w:rPr>
                <w:del w:id="583" w:author="BCIL" w:date="2022-11-17T12:51:00Z"/>
                <w:moveTo w:id="584" w:author="BCIL" w:date="2022-11-17T12:24:00Z"/>
              </w:rPr>
            </w:pPr>
            <w:moveTo w:id="585" w:author="BCIL" w:date="2022-11-17T12:24:00Z">
              <w:del w:id="586" w:author="BCIL" w:date="2022-11-17T12:51:00Z">
                <w:r w:rsidRPr="00774605" w:rsidDel="00872A90">
                  <w:delText>Load the segments and load into Vehicle for dispatch to CMRL Site</w:delText>
                </w:r>
                <w:r w:rsidDel="00872A90">
                  <w:delText>.</w:delText>
                </w:r>
              </w:del>
            </w:moveTo>
          </w:p>
          <w:p w14:paraId="47C9DB1E" w14:textId="28BC55D3" w:rsidR="00586C49" w:rsidRPr="00F770A4" w:rsidDel="00872A90" w:rsidRDefault="00586C49" w:rsidP="00872A90">
            <w:pPr>
              <w:pStyle w:val="ListParagraph"/>
              <w:numPr>
                <w:ilvl w:val="0"/>
                <w:numId w:val="103"/>
              </w:numPr>
              <w:spacing w:line="360" w:lineRule="auto"/>
              <w:rPr>
                <w:del w:id="587" w:author="BCIL" w:date="2022-11-17T12:51:00Z"/>
                <w:moveTo w:id="588" w:author="BCIL" w:date="2022-11-17T12:24:00Z"/>
              </w:rPr>
            </w:pPr>
            <w:moveTo w:id="589" w:author="BCIL" w:date="2022-11-17T12:24:00Z">
              <w:del w:id="590" w:author="BCIL" w:date="2022-11-17T12:51:00Z">
                <w:r w:rsidDel="00872A90">
                  <w:delText>User should be able to view the Dispatch details before sending to Customer.</w:delText>
                </w:r>
              </w:del>
            </w:moveTo>
          </w:p>
        </w:tc>
      </w:tr>
    </w:tbl>
    <w:p w14:paraId="4B843CE9" w14:textId="03BD1F36" w:rsidR="00586C49" w:rsidDel="00872A90" w:rsidRDefault="00586C49" w:rsidP="00586C49">
      <w:pPr>
        <w:rPr>
          <w:del w:id="591" w:author="BCIL" w:date="2022-11-17T12:51:00Z"/>
          <w:moveTo w:id="592" w:author="BCIL" w:date="2022-11-17T12:24:00Z"/>
        </w:rPr>
      </w:pPr>
    </w:p>
    <w:tbl>
      <w:tblPr>
        <w:tblStyle w:val="TableGrid"/>
        <w:tblW w:w="0" w:type="auto"/>
        <w:tblLook w:val="04A0" w:firstRow="1" w:lastRow="0" w:firstColumn="1" w:lastColumn="0" w:noHBand="0" w:noVBand="1"/>
      </w:tblPr>
      <w:tblGrid>
        <w:gridCol w:w="1838"/>
        <w:gridCol w:w="7512"/>
      </w:tblGrid>
      <w:tr w:rsidR="00586C49" w:rsidRPr="00F770A4" w:rsidDel="00872A90" w14:paraId="608B95FB" w14:textId="53AAC93B" w:rsidTr="00872A90">
        <w:trPr>
          <w:del w:id="593" w:author="BCIL" w:date="2022-11-17T12:51:00Z"/>
        </w:trPr>
        <w:tc>
          <w:tcPr>
            <w:tcW w:w="1838" w:type="dxa"/>
            <w:shd w:val="clear" w:color="auto" w:fill="FBE4D5" w:themeFill="accent2" w:themeFillTint="33"/>
          </w:tcPr>
          <w:p w14:paraId="2B219AC0" w14:textId="37854760" w:rsidR="00586C49" w:rsidRPr="00F770A4" w:rsidDel="00872A90" w:rsidRDefault="00586C49" w:rsidP="00872A90">
            <w:pPr>
              <w:spacing w:after="160" w:line="259" w:lineRule="auto"/>
              <w:rPr>
                <w:del w:id="594" w:author="BCIL" w:date="2022-11-17T12:51:00Z"/>
                <w:moveTo w:id="595" w:author="BCIL" w:date="2022-11-17T12:24:00Z"/>
                <w:b/>
              </w:rPr>
            </w:pPr>
            <w:moveTo w:id="596" w:author="BCIL" w:date="2022-11-17T12:24:00Z">
              <w:del w:id="597" w:author="BCIL" w:date="2022-11-17T12:51:00Z">
                <w:r w:rsidRPr="00F770A4" w:rsidDel="00872A90">
                  <w:rPr>
                    <w:b/>
                  </w:rPr>
                  <w:delText>Validations</w:delText>
                </w:r>
              </w:del>
            </w:moveTo>
          </w:p>
        </w:tc>
        <w:tc>
          <w:tcPr>
            <w:tcW w:w="7512" w:type="dxa"/>
          </w:tcPr>
          <w:p w14:paraId="433A8500" w14:textId="3327845A" w:rsidR="00586C49" w:rsidRPr="004325BF" w:rsidDel="00872A90" w:rsidRDefault="00586C49" w:rsidP="00872A90">
            <w:pPr>
              <w:pStyle w:val="ListParagraph"/>
              <w:numPr>
                <w:ilvl w:val="0"/>
                <w:numId w:val="104"/>
              </w:numPr>
              <w:spacing w:line="360" w:lineRule="auto"/>
              <w:jc w:val="both"/>
              <w:rPr>
                <w:del w:id="598" w:author="BCIL" w:date="2022-11-17T12:51:00Z"/>
                <w:moveTo w:id="599" w:author="BCIL" w:date="2022-11-17T12:24:00Z"/>
                <w:color w:val="000000" w:themeColor="text1"/>
              </w:rPr>
            </w:pPr>
            <w:moveTo w:id="600" w:author="BCIL" w:date="2022-11-17T12:24:00Z">
              <w:del w:id="601" w:author="BCIL" w:date="2022-11-17T12:51:00Z">
                <w:r w:rsidRPr="004325BF" w:rsidDel="00872A90">
                  <w:rPr>
                    <w:color w:val="000000" w:themeColor="text1"/>
                  </w:rPr>
                  <w:delText>An alert message is</w:delText>
                </w:r>
                <w:r w:rsidDel="00872A90">
                  <w:rPr>
                    <w:color w:val="000000" w:themeColor="text1"/>
                  </w:rPr>
                  <w:delText xml:space="preserve"> displayed in case of any error</w:delText>
                </w:r>
                <w:r w:rsidRPr="004325BF" w:rsidDel="00872A90">
                  <w:rPr>
                    <w:color w:val="000000" w:themeColor="text1"/>
                  </w:rPr>
                  <w:delText>/ invalid activity.</w:delText>
                </w:r>
              </w:del>
            </w:moveTo>
          </w:p>
          <w:p w14:paraId="370D3541" w14:textId="46765741" w:rsidR="00586C49" w:rsidDel="00872A90" w:rsidRDefault="00586C49" w:rsidP="00872A90">
            <w:pPr>
              <w:pStyle w:val="ListParagraph"/>
              <w:numPr>
                <w:ilvl w:val="0"/>
                <w:numId w:val="104"/>
              </w:numPr>
              <w:spacing w:line="360" w:lineRule="auto"/>
              <w:jc w:val="both"/>
              <w:rPr>
                <w:del w:id="602" w:author="BCIL" w:date="2022-11-17T12:51:00Z"/>
                <w:moveTo w:id="603" w:author="BCIL" w:date="2022-11-17T12:24:00Z"/>
                <w:color w:val="000000" w:themeColor="text1"/>
              </w:rPr>
            </w:pPr>
            <w:moveTo w:id="604" w:author="BCIL" w:date="2022-11-17T12:24:00Z">
              <w:del w:id="605" w:author="BCIL" w:date="2022-11-17T12:51:00Z">
                <w:r w:rsidRPr="004325BF" w:rsidDel="00872A90">
                  <w:rPr>
                    <w:color w:val="000000" w:themeColor="text1"/>
                  </w:rPr>
                  <w:delText xml:space="preserve">An alert message is displayed </w:delText>
                </w:r>
                <w:r w:rsidDel="00872A90">
                  <w:rPr>
                    <w:color w:val="000000" w:themeColor="text1"/>
                  </w:rPr>
                  <w:delText xml:space="preserve">in case </w:delText>
                </w:r>
                <w:r w:rsidDel="00872A90">
                  <w:delText>Segment ID and Bay ID</w:delText>
                </w:r>
                <w:r w:rsidDel="00872A90">
                  <w:rPr>
                    <w:color w:val="000000" w:themeColor="text1"/>
                  </w:rPr>
                  <w:delText xml:space="preserve"> is not integrated with application.</w:delText>
                </w:r>
              </w:del>
            </w:moveTo>
          </w:p>
          <w:p w14:paraId="10C0D9CE" w14:textId="0F04AD56" w:rsidR="00586C49" w:rsidDel="00872A90" w:rsidRDefault="00586C49" w:rsidP="00872A90">
            <w:pPr>
              <w:pStyle w:val="ListParagraph"/>
              <w:numPr>
                <w:ilvl w:val="0"/>
                <w:numId w:val="104"/>
              </w:numPr>
              <w:spacing w:line="360" w:lineRule="auto"/>
              <w:jc w:val="both"/>
              <w:rPr>
                <w:del w:id="606" w:author="BCIL" w:date="2022-11-17T12:51:00Z"/>
                <w:moveTo w:id="607" w:author="BCIL" w:date="2022-11-17T12:24:00Z"/>
                <w:color w:val="000000" w:themeColor="text1"/>
              </w:rPr>
            </w:pPr>
            <w:moveTo w:id="608" w:author="BCIL" w:date="2022-11-17T12:24:00Z">
              <w:del w:id="609" w:author="BCIL" w:date="2022-11-17T12:51:00Z">
                <w:r w:rsidRPr="004325BF" w:rsidDel="00872A90">
                  <w:rPr>
                    <w:color w:val="000000" w:themeColor="text1"/>
                  </w:rPr>
                  <w:delText xml:space="preserve">An alert message is displayed </w:delText>
                </w:r>
                <w:r w:rsidDel="00872A90">
                  <w:rPr>
                    <w:color w:val="000000" w:themeColor="text1"/>
                  </w:rPr>
                  <w:delText>in case System is not connected.</w:delText>
                </w:r>
              </w:del>
            </w:moveTo>
          </w:p>
          <w:p w14:paraId="5170697C" w14:textId="2C3A4D0D" w:rsidR="00586C49" w:rsidRPr="00BF2129" w:rsidDel="00872A90" w:rsidRDefault="00586C49" w:rsidP="00872A90">
            <w:pPr>
              <w:pStyle w:val="ListParagraph"/>
              <w:numPr>
                <w:ilvl w:val="0"/>
                <w:numId w:val="104"/>
              </w:numPr>
              <w:spacing w:line="360" w:lineRule="auto"/>
              <w:jc w:val="both"/>
              <w:rPr>
                <w:del w:id="610" w:author="BCIL" w:date="2022-11-17T12:51:00Z"/>
                <w:moveTo w:id="611" w:author="BCIL" w:date="2022-11-17T12:24:00Z"/>
                <w:color w:val="000000" w:themeColor="text1"/>
              </w:rPr>
            </w:pPr>
            <w:moveTo w:id="612" w:author="BCIL" w:date="2022-11-17T12:24:00Z">
              <w:del w:id="613" w:author="BCIL" w:date="2022-11-17T12:51:00Z">
                <w:r w:rsidRPr="004325BF" w:rsidDel="00872A90">
                  <w:rPr>
                    <w:color w:val="000000" w:themeColor="text1"/>
                  </w:rPr>
                  <w:delText>An alert message is displayed in case</w:delText>
                </w:r>
                <w:r w:rsidDel="00872A90">
                  <w:rPr>
                    <w:color w:val="000000" w:themeColor="text1"/>
                  </w:rPr>
                  <w:delText xml:space="preserve"> Serial Number is not marked on Segment due to any error.</w:delText>
                </w:r>
              </w:del>
            </w:moveTo>
          </w:p>
        </w:tc>
      </w:tr>
    </w:tbl>
    <w:p w14:paraId="6605B983" w14:textId="59F6D0A5" w:rsidR="00586C49" w:rsidDel="00872A90" w:rsidRDefault="00586C49" w:rsidP="00586C49">
      <w:pPr>
        <w:rPr>
          <w:del w:id="614" w:author="BCIL" w:date="2022-11-17T12:51:00Z"/>
          <w:moveTo w:id="615" w:author="BCIL" w:date="2022-11-17T12:24:00Z"/>
        </w:rPr>
      </w:pPr>
    </w:p>
    <w:tbl>
      <w:tblPr>
        <w:tblStyle w:val="TableGrid11"/>
        <w:tblW w:w="9355" w:type="dxa"/>
        <w:tblLook w:val="04A0" w:firstRow="1" w:lastRow="0" w:firstColumn="1" w:lastColumn="0" w:noHBand="0" w:noVBand="1"/>
      </w:tblPr>
      <w:tblGrid>
        <w:gridCol w:w="1795"/>
        <w:gridCol w:w="7560"/>
      </w:tblGrid>
      <w:tr w:rsidR="00586C49" w:rsidRPr="009E634E" w:rsidDel="00872A90" w14:paraId="0A3FEE5C" w14:textId="710575F1" w:rsidTr="00872A90">
        <w:trPr>
          <w:trHeight w:val="7280"/>
          <w:del w:id="616" w:author="BCIL" w:date="2022-11-17T12:51:00Z"/>
        </w:trPr>
        <w:tc>
          <w:tcPr>
            <w:tcW w:w="1795" w:type="dxa"/>
            <w:shd w:val="clear" w:color="auto" w:fill="FBE4D5" w:themeFill="accent2" w:themeFillTint="33"/>
          </w:tcPr>
          <w:p w14:paraId="04AAD60C" w14:textId="1A26F15A" w:rsidR="00586C49" w:rsidDel="00872A90" w:rsidRDefault="00586C49" w:rsidP="00872A90">
            <w:pPr>
              <w:spacing w:line="360" w:lineRule="auto"/>
              <w:rPr>
                <w:del w:id="617" w:author="BCIL" w:date="2022-11-17T12:51:00Z"/>
                <w:moveTo w:id="618" w:author="BCIL" w:date="2022-11-17T12:24:00Z"/>
                <w:b/>
              </w:rPr>
            </w:pPr>
            <w:moveTo w:id="619" w:author="BCIL" w:date="2022-11-17T12:24:00Z">
              <w:del w:id="620" w:author="BCIL" w:date="2022-11-17T12:51:00Z">
                <w:r w:rsidDel="00872A90">
                  <w:rPr>
                    <w:b/>
                  </w:rPr>
                  <w:delText>Sample Screen</w:delText>
                </w:r>
              </w:del>
            </w:moveTo>
          </w:p>
        </w:tc>
        <w:tc>
          <w:tcPr>
            <w:tcW w:w="7560" w:type="dxa"/>
          </w:tcPr>
          <w:p w14:paraId="28E23CB7" w14:textId="6F00499A" w:rsidR="00586C49" w:rsidRPr="009E634E" w:rsidDel="00872A90" w:rsidRDefault="00586C49" w:rsidP="00872A90">
            <w:pPr>
              <w:spacing w:line="360" w:lineRule="auto"/>
              <w:rPr>
                <w:del w:id="621" w:author="BCIL" w:date="2022-11-17T12:51:00Z"/>
                <w:moveTo w:id="622" w:author="BCIL" w:date="2022-11-17T12:24:00Z"/>
              </w:rPr>
            </w:pPr>
            <w:moveTo w:id="623" w:author="BCIL" w:date="2022-11-17T12:24:00Z">
              <w:del w:id="624" w:author="BCIL" w:date="2022-11-17T12:51:00Z">
                <w:r w:rsidDel="00872A90">
                  <w:rPr>
                    <w:noProof/>
                  </w:rPr>
                  <w:drawing>
                    <wp:anchor distT="0" distB="0" distL="114300" distR="114300" simplePos="0" relativeHeight="253132800" behindDoc="1" locked="0" layoutInCell="1" allowOverlap="1" wp14:anchorId="30D0EDBD" wp14:editId="5A3D45DF">
                      <wp:simplePos x="0" y="0"/>
                      <wp:positionH relativeFrom="column">
                        <wp:posOffset>0</wp:posOffset>
                      </wp:positionH>
                      <wp:positionV relativeFrom="paragraph">
                        <wp:posOffset>78105</wp:posOffset>
                      </wp:positionV>
                      <wp:extent cx="2837815" cy="4167505"/>
                      <wp:effectExtent l="19050" t="19050" r="19685" b="23495"/>
                      <wp:wrapTight wrapText="bothSides">
                        <wp:wrapPolygon edited="0">
                          <wp:start x="-145" y="-99"/>
                          <wp:lineTo x="-145" y="21623"/>
                          <wp:lineTo x="21605" y="21623"/>
                          <wp:lineTo x="21605" y="-99"/>
                          <wp:lineTo x="-145" y="-99"/>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37815" cy="4167505"/>
                              </a:xfrm>
                              <a:prstGeom prst="rect">
                                <a:avLst/>
                              </a:prstGeom>
                              <a:noFill/>
                              <a:ln>
                                <a:solidFill>
                                  <a:schemeClr val="tx1"/>
                                </a:solidFill>
                              </a:ln>
                            </pic:spPr>
                          </pic:pic>
                        </a:graphicData>
                      </a:graphic>
                      <wp14:sizeRelV relativeFrom="margin">
                        <wp14:pctHeight>0</wp14:pctHeight>
                      </wp14:sizeRelV>
                    </wp:anchor>
                  </w:drawing>
                </w:r>
              </w:del>
            </w:moveTo>
          </w:p>
        </w:tc>
      </w:tr>
    </w:tbl>
    <w:p w14:paraId="51A7E389" w14:textId="56551FB8" w:rsidR="00586C49" w:rsidDel="00872A90" w:rsidRDefault="00586C49">
      <w:pPr>
        <w:rPr>
          <w:del w:id="625" w:author="BCIL" w:date="2022-11-17T12:51:00Z"/>
          <w:moveTo w:id="626" w:author="BCIL" w:date="2022-11-17T12:24:00Z"/>
        </w:rPr>
      </w:pPr>
      <w:moveTo w:id="627" w:author="BCIL" w:date="2022-11-17T12:24:00Z">
        <w:del w:id="628" w:author="BCIL" w:date="2022-11-17T12:51:00Z">
          <w:r w:rsidRPr="001F6786" w:rsidDel="00872A90">
            <w:br w:type="page"/>
          </w:r>
        </w:del>
      </w:moveTo>
    </w:p>
    <w:moveToRangeEnd w:id="433"/>
    <w:p w14:paraId="5B1BDCAF" w14:textId="6E970A99" w:rsidR="00403D68" w:rsidRPr="00872A90" w:rsidRDefault="002A6659">
      <w:pPr>
        <w:rPr>
          <w:highlight w:val="yellow"/>
          <w:lang w:val="en-IN"/>
        </w:rPr>
        <w:pPrChange w:id="629" w:author="BCIL" w:date="2022-11-17T12:49:00Z">
          <w:pPr>
            <w:pStyle w:val="Heading3"/>
          </w:pPr>
        </w:pPrChange>
      </w:pPr>
      <w:commentRangeStart w:id="630"/>
      <w:del w:id="631" w:author="BCIL" w:date="2022-11-17T12:48:00Z">
        <w:r w:rsidRPr="00872A90" w:rsidDel="00EC330E">
          <w:rPr>
            <w:lang w:val="en-IN"/>
          </w:rPr>
          <w:delText>Dispa</w:delText>
        </w:r>
        <w:commentRangeEnd w:id="630"/>
        <w:r w:rsidR="00D5352A" w:rsidRPr="00EC330E" w:rsidDel="00EC330E">
          <w:rPr>
            <w:rStyle w:val="CommentReference"/>
            <w:smallCaps/>
            <w:rPrChange w:id="632" w:author="BCIL" w:date="2022-11-17T12:47:00Z">
              <w:rPr>
                <w:rStyle w:val="CommentReference"/>
                <w:smallCaps w:val="0"/>
              </w:rPr>
            </w:rPrChange>
          </w:rPr>
          <w:commentReference w:id="630"/>
        </w:r>
        <w:r w:rsidRPr="00EC330E" w:rsidDel="00EC330E">
          <w:rPr>
            <w:lang w:val="en-IN"/>
            <w:rPrChange w:id="633" w:author="BCIL" w:date="2022-11-17T12:47:00Z">
              <w:rPr>
                <w:highlight w:val="yellow"/>
                <w:lang w:val="en-IN"/>
              </w:rPr>
            </w:rPrChange>
          </w:rPr>
          <w:delText>tch Plan</w:delText>
        </w:r>
      </w:del>
      <w:bookmarkEnd w:id="432"/>
      <w:del w:id="634" w:author="BCIL" w:date="2022-11-17T12:33:00Z">
        <w:r w:rsidR="00511A61" w:rsidRPr="00EC330E" w:rsidDel="00403D68">
          <w:rPr>
            <w:lang w:val="en-IN"/>
            <w:rPrChange w:id="635" w:author="BCIL" w:date="2022-11-17T12:47:00Z">
              <w:rPr>
                <w:highlight w:val="yellow"/>
                <w:lang w:val="en-IN"/>
              </w:rPr>
            </w:rPrChange>
          </w:rPr>
          <w:delText xml:space="preserve"> (Please clube Dispatch plan with Dispatch loading)</w:delText>
        </w:r>
      </w:del>
    </w:p>
    <w:p w14:paraId="0714FE7B" w14:textId="1711C7D9" w:rsidR="002A6659" w:rsidRPr="00F27A39" w:rsidRDefault="00EC417F" w:rsidP="002A6659">
      <w:pPr>
        <w:rPr>
          <w:lang w:val="en-IN"/>
        </w:rPr>
      </w:pPr>
      <w:ins w:id="636" w:author="BCIL" w:date="2022-11-17T12:33:00Z">
        <w:r>
          <w:object w:dxaOrig="14206" w:dyaOrig="6195" w14:anchorId="47F223E3">
            <v:shape id="_x0000_i1035" type="#_x0000_t75" style="width:467.25pt;height:204pt" o:ole="">
              <v:imagedata r:id="rId56" o:title=""/>
            </v:shape>
            <o:OLEObject Type="Embed" ProgID="Visio.Drawing.15" ShapeID="_x0000_i1035" DrawAspect="Content" ObjectID="_1730800707" r:id="rId57"/>
          </w:object>
        </w:r>
      </w:ins>
    </w:p>
    <w:p w14:paraId="4B735DF8" w14:textId="1A56A98E" w:rsidR="002A6659" w:rsidRPr="002A2237" w:rsidDel="00403D68" w:rsidRDefault="00403D68">
      <w:pPr>
        <w:rPr>
          <w:del w:id="637" w:author="BCIL" w:date="2022-11-17T12:33:00Z"/>
          <w:lang w:val="en-IN"/>
        </w:rPr>
      </w:pPr>
      <w:del w:id="638" w:author="BCIL" w:date="2022-11-17T12:31:00Z">
        <w:r w:rsidDel="00403D68">
          <w:object w:dxaOrig="14086" w:dyaOrig="3841" w14:anchorId="3F372990">
            <v:shape id="_x0000_i1036" type="#_x0000_t75" style="width:467.25pt;height:127.5pt" o:ole="">
              <v:imagedata r:id="rId58" o:title=""/>
            </v:shape>
            <o:OLEObject Type="Embed" ProgID="Visio.Drawing.15" ShapeID="_x0000_i1036" DrawAspect="Content" ObjectID="_1730800708" r:id="rId59"/>
          </w:object>
        </w:r>
      </w:del>
    </w:p>
    <w:p w14:paraId="2A2DFB6D" w14:textId="5F2F7349" w:rsidR="00511A61" w:rsidRPr="00511A61" w:rsidRDefault="00511A61">
      <w:del w:id="639" w:author="BCIL" w:date="2022-11-17T12:33:00Z">
        <w:r w:rsidRPr="00511A61" w:rsidDel="00403D68">
          <w:rPr>
            <w:highlight w:val="yellow"/>
          </w:rPr>
          <w:delText>All the transaction will perform against the Segment no.</w:delText>
        </w:r>
        <w:r w:rsidDel="00403D68">
          <w:delText xml:space="preserve"> </w:delText>
        </w:r>
        <w:r w:rsidRPr="00511A61" w:rsidDel="00403D68">
          <w:rPr>
            <w:highlight w:val="yellow"/>
          </w:rPr>
          <w:delText>Change as per flow and Screen</w:delText>
        </w:r>
      </w:del>
    </w:p>
    <w:p w14:paraId="23E8D028" w14:textId="77777777" w:rsidR="002A6659" w:rsidRPr="007A387E" w:rsidRDefault="002A6659" w:rsidP="002A6659">
      <w:pPr>
        <w:spacing w:after="0" w:line="480" w:lineRule="auto"/>
        <w:jc w:val="both"/>
        <w:rPr>
          <w:rFonts w:ascii="Calibri" w:hAnsi="Calibri"/>
          <w:b/>
          <w:color w:val="404040" w:themeColor="text1" w:themeTint="BF"/>
          <w:sz w:val="28"/>
          <w:szCs w:val="20"/>
          <w:u w:val="single"/>
        </w:rPr>
      </w:pPr>
      <w:r w:rsidRPr="007A387E">
        <w:rPr>
          <w:rFonts w:ascii="Calibri" w:hAnsi="Calibri"/>
          <w:b/>
          <w:color w:val="404040" w:themeColor="text1" w:themeTint="BF"/>
          <w:sz w:val="28"/>
          <w:szCs w:val="20"/>
          <w:u w:val="single"/>
        </w:rPr>
        <w:t>Activities</w:t>
      </w:r>
    </w:p>
    <w:tbl>
      <w:tblPr>
        <w:tblStyle w:val="TableGrid1"/>
        <w:tblW w:w="0" w:type="auto"/>
        <w:tblLook w:val="04A0" w:firstRow="1" w:lastRow="0" w:firstColumn="1" w:lastColumn="0" w:noHBand="0" w:noVBand="1"/>
      </w:tblPr>
      <w:tblGrid>
        <w:gridCol w:w="1838"/>
        <w:gridCol w:w="7512"/>
      </w:tblGrid>
      <w:tr w:rsidR="002A6659" w:rsidRPr="007A387E" w14:paraId="14A26CFD" w14:textId="77777777" w:rsidTr="00EA0794">
        <w:tc>
          <w:tcPr>
            <w:tcW w:w="1838" w:type="dxa"/>
            <w:shd w:val="clear" w:color="auto" w:fill="FBE4D5" w:themeFill="accent2" w:themeFillTint="33"/>
          </w:tcPr>
          <w:p w14:paraId="358658F0" w14:textId="77777777" w:rsidR="002A6659" w:rsidRPr="007A387E" w:rsidRDefault="002A6659" w:rsidP="00EA0794">
            <w:pPr>
              <w:rPr>
                <w:b/>
              </w:rPr>
            </w:pPr>
            <w:r w:rsidRPr="007A387E">
              <w:rPr>
                <w:b/>
              </w:rPr>
              <w:t>Module  Description</w:t>
            </w:r>
          </w:p>
        </w:tc>
        <w:tc>
          <w:tcPr>
            <w:tcW w:w="7512" w:type="dxa"/>
          </w:tcPr>
          <w:p w14:paraId="7E0EB0D2" w14:textId="6A81E3FE" w:rsidR="002A6659" w:rsidRPr="00814BCE" w:rsidRDefault="002A6659">
            <w:pPr>
              <w:spacing w:line="360" w:lineRule="auto"/>
              <w:jc w:val="both"/>
              <w:rPr>
                <w:color w:val="000000" w:themeColor="text1"/>
              </w:rPr>
            </w:pPr>
            <w:r>
              <w:rPr>
                <w:color w:val="000000" w:themeColor="text1"/>
              </w:rPr>
              <w:t>This module will let the user to plan the segment delivery</w:t>
            </w:r>
            <w:ins w:id="640" w:author="BCIL" w:date="2022-11-17T12:34:00Z">
              <w:r w:rsidR="00403D68">
                <w:rPr>
                  <w:color w:val="000000" w:themeColor="text1"/>
                </w:rPr>
                <w:t xml:space="preserve"> and </w:t>
              </w:r>
              <w:r w:rsidR="00403D68">
                <w:t xml:space="preserve">pick the </w:t>
              </w:r>
              <w:r w:rsidR="00403D68" w:rsidRPr="00774605">
                <w:t xml:space="preserve">Segment </w:t>
              </w:r>
              <w:r w:rsidR="00403D68">
                <w:t xml:space="preserve">that </w:t>
              </w:r>
              <w:r w:rsidR="00403D68" w:rsidRPr="00774605">
                <w:t>will be dispatched to destination from Yard against Delivery Challan and details for the same</w:t>
              </w:r>
            </w:ins>
            <w:r w:rsidRPr="00814BCE">
              <w:rPr>
                <w:color w:val="000000" w:themeColor="text1"/>
              </w:rPr>
              <w:t>. Thi</w:t>
            </w:r>
            <w:r>
              <w:rPr>
                <w:color w:val="000000" w:themeColor="text1"/>
              </w:rPr>
              <w:t>s will be help user to successfully dispatch the Segment to Site Location.</w:t>
            </w:r>
          </w:p>
        </w:tc>
      </w:tr>
    </w:tbl>
    <w:p w14:paraId="363BF3C3" w14:textId="77777777" w:rsidR="002A6659" w:rsidRPr="007A387E" w:rsidRDefault="002A6659" w:rsidP="002A6659">
      <w:pPr>
        <w:tabs>
          <w:tab w:val="left" w:pos="4045"/>
        </w:tabs>
      </w:pPr>
    </w:p>
    <w:tbl>
      <w:tblPr>
        <w:tblStyle w:val="TableGrid1"/>
        <w:tblW w:w="0" w:type="auto"/>
        <w:tblLook w:val="04A0" w:firstRow="1" w:lastRow="0" w:firstColumn="1" w:lastColumn="0" w:noHBand="0" w:noVBand="1"/>
      </w:tblPr>
      <w:tblGrid>
        <w:gridCol w:w="1838"/>
        <w:gridCol w:w="7512"/>
      </w:tblGrid>
      <w:tr w:rsidR="002A6659" w:rsidRPr="007A387E" w14:paraId="3EAFBF69" w14:textId="77777777" w:rsidTr="00EA0794">
        <w:tc>
          <w:tcPr>
            <w:tcW w:w="1838" w:type="dxa"/>
            <w:shd w:val="clear" w:color="auto" w:fill="FBE4D5" w:themeFill="accent2" w:themeFillTint="33"/>
          </w:tcPr>
          <w:p w14:paraId="35034F1D" w14:textId="77777777" w:rsidR="002A6659" w:rsidRPr="007A387E" w:rsidRDefault="002A6659" w:rsidP="00EA0794">
            <w:pPr>
              <w:rPr>
                <w:b/>
              </w:rPr>
            </w:pPr>
            <w:r w:rsidRPr="007A387E">
              <w:rPr>
                <w:b/>
              </w:rPr>
              <w:t>Pre-Conditions</w:t>
            </w:r>
          </w:p>
        </w:tc>
        <w:tc>
          <w:tcPr>
            <w:tcW w:w="7512" w:type="dxa"/>
          </w:tcPr>
          <w:p w14:paraId="5AFEEC1E" w14:textId="77777777" w:rsidR="002A6659" w:rsidRDefault="002A6659" w:rsidP="00E55F32">
            <w:pPr>
              <w:pStyle w:val="ListParagraph"/>
              <w:numPr>
                <w:ilvl w:val="0"/>
                <w:numId w:val="98"/>
              </w:numPr>
              <w:spacing w:line="360" w:lineRule="auto"/>
              <w:jc w:val="both"/>
            </w:pPr>
            <w:r>
              <w:t>All details required for planning.to be there in system.</w:t>
            </w:r>
          </w:p>
          <w:p w14:paraId="0D8CFA5B" w14:textId="77777777" w:rsidR="002A6659" w:rsidRPr="00403D68" w:rsidRDefault="002A6659" w:rsidP="00E55F32">
            <w:pPr>
              <w:pStyle w:val="ListParagraph"/>
              <w:numPr>
                <w:ilvl w:val="0"/>
                <w:numId w:val="98"/>
              </w:numPr>
              <w:spacing w:line="360" w:lineRule="auto"/>
              <w:jc w:val="both"/>
              <w:rPr>
                <w:ins w:id="641" w:author="BCIL" w:date="2022-11-17T12:35:00Z"/>
                <w:rPrChange w:id="642" w:author="BCIL" w:date="2022-11-17T12:35:00Z">
                  <w:rPr>
                    <w:ins w:id="643" w:author="BCIL" w:date="2022-11-17T12:35:00Z"/>
                    <w:color w:val="000000" w:themeColor="text1"/>
                  </w:rPr>
                </w:rPrChange>
              </w:rPr>
            </w:pPr>
            <w:r w:rsidRPr="00814BCE">
              <w:rPr>
                <w:color w:val="000000" w:themeColor="text1"/>
              </w:rPr>
              <w:t>Select</w:t>
            </w:r>
            <w:r>
              <w:rPr>
                <w:color w:val="000000" w:themeColor="text1"/>
              </w:rPr>
              <w:t>ed</w:t>
            </w:r>
            <w:r w:rsidRPr="00814BCE">
              <w:rPr>
                <w:color w:val="000000" w:themeColor="text1"/>
              </w:rPr>
              <w:t xml:space="preserve"> </w:t>
            </w:r>
            <w:r>
              <w:rPr>
                <w:color w:val="000000" w:themeColor="text1"/>
              </w:rPr>
              <w:t>RFI number and</w:t>
            </w:r>
            <w:r w:rsidRPr="00814BCE">
              <w:rPr>
                <w:color w:val="000000" w:themeColor="text1"/>
              </w:rPr>
              <w:t xml:space="preserve"> RFID tags</w:t>
            </w:r>
            <w:r>
              <w:rPr>
                <w:color w:val="000000" w:themeColor="text1"/>
              </w:rPr>
              <w:t>, details to be available from database</w:t>
            </w:r>
            <w:r w:rsidRPr="00814BCE">
              <w:rPr>
                <w:color w:val="000000" w:themeColor="text1"/>
              </w:rPr>
              <w:t>.</w:t>
            </w:r>
          </w:p>
          <w:p w14:paraId="736F1379" w14:textId="77777777" w:rsidR="00403D68" w:rsidRDefault="00403D68" w:rsidP="00403D68">
            <w:pPr>
              <w:pStyle w:val="ListParagraph"/>
              <w:numPr>
                <w:ilvl w:val="0"/>
                <w:numId w:val="98"/>
              </w:numPr>
              <w:spacing w:line="360" w:lineRule="auto"/>
              <w:jc w:val="both"/>
              <w:rPr>
                <w:ins w:id="644" w:author="BCIL" w:date="2022-11-17T12:35:00Z"/>
              </w:rPr>
            </w:pPr>
            <w:ins w:id="645" w:author="BCIL" w:date="2022-11-17T12:35:00Z">
              <w:r>
                <w:t>Segment should have RFID barcode marked.</w:t>
              </w:r>
            </w:ins>
          </w:p>
          <w:p w14:paraId="074AF336" w14:textId="77777777" w:rsidR="00403D68" w:rsidRDefault="00403D68" w:rsidP="00403D68">
            <w:pPr>
              <w:pStyle w:val="ListParagraph"/>
              <w:numPr>
                <w:ilvl w:val="0"/>
                <w:numId w:val="98"/>
              </w:numPr>
              <w:spacing w:line="360" w:lineRule="auto"/>
              <w:jc w:val="both"/>
              <w:rPr>
                <w:ins w:id="646" w:author="BCIL" w:date="2022-11-17T12:35:00Z"/>
              </w:rPr>
            </w:pPr>
            <w:ins w:id="647" w:author="BCIL" w:date="2022-11-17T12:35:00Z">
              <w:r>
                <w:t>Scan Segment RFID and check Quality.</w:t>
              </w:r>
            </w:ins>
          </w:p>
          <w:p w14:paraId="00B519E9" w14:textId="6161019B" w:rsidR="00403D68" w:rsidRPr="007A387E" w:rsidRDefault="00403D68" w:rsidP="00403D68">
            <w:pPr>
              <w:pStyle w:val="ListParagraph"/>
              <w:numPr>
                <w:ilvl w:val="0"/>
                <w:numId w:val="98"/>
              </w:numPr>
              <w:spacing w:line="360" w:lineRule="auto"/>
              <w:jc w:val="both"/>
            </w:pPr>
            <w:ins w:id="648" w:author="BCIL" w:date="2022-11-17T12:35:00Z">
              <w:r>
                <w:t>Delivery details to be verified.</w:t>
              </w:r>
            </w:ins>
          </w:p>
        </w:tc>
      </w:tr>
    </w:tbl>
    <w:p w14:paraId="774EE8B9" w14:textId="77777777" w:rsidR="002A6659" w:rsidRPr="007A387E" w:rsidRDefault="002A6659" w:rsidP="002A6659">
      <w:pPr>
        <w:spacing w:after="0" w:line="360" w:lineRule="auto"/>
      </w:pPr>
    </w:p>
    <w:tbl>
      <w:tblPr>
        <w:tblStyle w:val="TableGrid1"/>
        <w:tblW w:w="0" w:type="auto"/>
        <w:tblLook w:val="04A0" w:firstRow="1" w:lastRow="0" w:firstColumn="1" w:lastColumn="0" w:noHBand="0" w:noVBand="1"/>
      </w:tblPr>
      <w:tblGrid>
        <w:gridCol w:w="1838"/>
        <w:gridCol w:w="7512"/>
      </w:tblGrid>
      <w:tr w:rsidR="002A6659" w:rsidRPr="007A387E" w14:paraId="1847D480" w14:textId="77777777" w:rsidTr="00EA0794">
        <w:tc>
          <w:tcPr>
            <w:tcW w:w="1838" w:type="dxa"/>
            <w:shd w:val="clear" w:color="auto" w:fill="FBE4D5" w:themeFill="accent2" w:themeFillTint="33"/>
          </w:tcPr>
          <w:p w14:paraId="2942F4C0" w14:textId="77777777" w:rsidR="002A6659" w:rsidRPr="007A387E" w:rsidRDefault="002A6659" w:rsidP="00EA0794">
            <w:pPr>
              <w:rPr>
                <w:b/>
              </w:rPr>
            </w:pPr>
            <w:r w:rsidRPr="007A387E">
              <w:rPr>
                <w:b/>
              </w:rPr>
              <w:t>Process Steps</w:t>
            </w:r>
          </w:p>
        </w:tc>
        <w:tc>
          <w:tcPr>
            <w:tcW w:w="7512" w:type="dxa"/>
          </w:tcPr>
          <w:p w14:paraId="08B420D3" w14:textId="2CC44EDE" w:rsidR="002A6659" w:rsidRDefault="002A6659" w:rsidP="00E55F32">
            <w:pPr>
              <w:pStyle w:val="ListParagraph"/>
              <w:numPr>
                <w:ilvl w:val="0"/>
                <w:numId w:val="99"/>
              </w:numPr>
              <w:spacing w:line="360" w:lineRule="auto"/>
              <w:jc w:val="both"/>
            </w:pPr>
            <w:r>
              <w:t xml:space="preserve">Select the </w:t>
            </w:r>
            <w:del w:id="649" w:author="BCIL" w:date="2022-11-17T13:08:00Z">
              <w:r w:rsidDel="00EC417F">
                <w:delText xml:space="preserve">Ring </w:delText>
              </w:r>
            </w:del>
            <w:ins w:id="650" w:author="BCIL" w:date="2022-11-17T13:08:00Z">
              <w:r w:rsidR="00EC417F">
                <w:t xml:space="preserve">Segment </w:t>
              </w:r>
            </w:ins>
            <w:r>
              <w:t>number of the Segment.</w:t>
            </w:r>
          </w:p>
          <w:p w14:paraId="015C058A" w14:textId="77777777" w:rsidR="002A6659" w:rsidRDefault="002A6659" w:rsidP="00E55F32">
            <w:pPr>
              <w:pStyle w:val="ListParagraph"/>
              <w:numPr>
                <w:ilvl w:val="0"/>
                <w:numId w:val="99"/>
              </w:numPr>
              <w:spacing w:line="360" w:lineRule="auto"/>
              <w:jc w:val="both"/>
            </w:pPr>
            <w:r>
              <w:t>Select the Site Location for the ring.</w:t>
            </w:r>
          </w:p>
          <w:p w14:paraId="424D2C2A" w14:textId="77777777" w:rsidR="002A6659" w:rsidRDefault="002A6659" w:rsidP="00E55F32">
            <w:pPr>
              <w:pStyle w:val="ListParagraph"/>
              <w:numPr>
                <w:ilvl w:val="0"/>
                <w:numId w:val="99"/>
              </w:numPr>
              <w:spacing w:line="360" w:lineRule="auto"/>
              <w:jc w:val="both"/>
            </w:pPr>
            <w:r>
              <w:t>Select the dispatch date of the Ring.</w:t>
            </w:r>
          </w:p>
          <w:p w14:paraId="25A42778" w14:textId="77777777" w:rsidR="002A6659" w:rsidRDefault="002A6659" w:rsidP="00E55F32">
            <w:pPr>
              <w:pStyle w:val="ListParagraph"/>
              <w:numPr>
                <w:ilvl w:val="0"/>
                <w:numId w:val="99"/>
              </w:numPr>
              <w:spacing w:line="360" w:lineRule="auto"/>
              <w:jc w:val="both"/>
            </w:pPr>
            <w:r>
              <w:t>Select/ Enter the Vehicle Number, driver details in the fields.</w:t>
            </w:r>
          </w:p>
          <w:p w14:paraId="258AEE3A" w14:textId="77777777" w:rsidR="002A6659" w:rsidRPr="002A2237" w:rsidRDefault="002A6659" w:rsidP="00EA0794">
            <w:pPr>
              <w:pStyle w:val="ListParagraph"/>
              <w:spacing w:line="360" w:lineRule="auto"/>
              <w:ind w:left="360"/>
              <w:jc w:val="both"/>
              <w:rPr>
                <w:i/>
                <w:color w:val="FF0000"/>
              </w:rPr>
            </w:pPr>
            <w:r w:rsidRPr="005E50BF">
              <w:rPr>
                <w:i/>
                <w:color w:val="FF0000"/>
              </w:rPr>
              <w:t>*In case of change of Vehicle number update same in master.</w:t>
            </w:r>
          </w:p>
          <w:p w14:paraId="5DE1F36C" w14:textId="77777777" w:rsidR="002A6659" w:rsidRDefault="002A6659" w:rsidP="00E55F32">
            <w:pPr>
              <w:numPr>
                <w:ilvl w:val="0"/>
                <w:numId w:val="99"/>
              </w:numPr>
              <w:spacing w:line="360" w:lineRule="auto"/>
              <w:contextualSpacing/>
              <w:jc w:val="both"/>
              <w:rPr>
                <w:ins w:id="651" w:author="BCIL" w:date="2022-11-17T12:35:00Z"/>
              </w:rPr>
            </w:pPr>
            <w:r>
              <w:t>Enter the challan number for the delivery address.</w:t>
            </w:r>
          </w:p>
          <w:p w14:paraId="368ECF45" w14:textId="77777777" w:rsidR="00403D68" w:rsidRDefault="00403D68" w:rsidP="00403D68">
            <w:pPr>
              <w:numPr>
                <w:ilvl w:val="0"/>
                <w:numId w:val="99"/>
              </w:numPr>
              <w:spacing w:line="360" w:lineRule="auto"/>
              <w:contextualSpacing/>
              <w:jc w:val="both"/>
              <w:rPr>
                <w:ins w:id="652" w:author="BCIL" w:date="2022-11-17T12:35:00Z"/>
              </w:rPr>
            </w:pPr>
            <w:ins w:id="653" w:author="BCIL" w:date="2022-11-17T12:35:00Z">
              <w:r>
                <w:t>The Delivery Challan details get created by user.</w:t>
              </w:r>
            </w:ins>
          </w:p>
          <w:p w14:paraId="1FB25778" w14:textId="77777777" w:rsidR="00403D68" w:rsidRDefault="00403D68" w:rsidP="00403D68">
            <w:pPr>
              <w:numPr>
                <w:ilvl w:val="0"/>
                <w:numId w:val="99"/>
              </w:numPr>
              <w:spacing w:line="360" w:lineRule="auto"/>
              <w:contextualSpacing/>
              <w:jc w:val="both"/>
              <w:rPr>
                <w:ins w:id="654" w:author="BCIL" w:date="2022-11-17T12:35:00Z"/>
              </w:rPr>
            </w:pPr>
            <w:ins w:id="655" w:author="BCIL" w:date="2022-11-17T12:35:00Z">
              <w:r>
                <w:t>Select RFI Number, Delivery Date, Location etc.</w:t>
              </w:r>
            </w:ins>
          </w:p>
          <w:p w14:paraId="17D2626D" w14:textId="77777777" w:rsidR="00403D68" w:rsidRDefault="00403D68" w:rsidP="00403D68">
            <w:pPr>
              <w:numPr>
                <w:ilvl w:val="0"/>
                <w:numId w:val="99"/>
              </w:numPr>
              <w:spacing w:line="360" w:lineRule="auto"/>
              <w:contextualSpacing/>
              <w:jc w:val="both"/>
              <w:rPr>
                <w:ins w:id="656" w:author="BCIL" w:date="2022-11-17T12:35:00Z"/>
              </w:rPr>
            </w:pPr>
            <w:ins w:id="657" w:author="BCIL" w:date="2022-11-17T12:35:00Z">
              <w:r>
                <w:lastRenderedPageBreak/>
                <w:t>Load and dispatch segments and dispatch to CMRL Site.</w:t>
              </w:r>
            </w:ins>
          </w:p>
          <w:p w14:paraId="79F1D5CE" w14:textId="316A1609" w:rsidR="00403D68" w:rsidDel="00BA4F55" w:rsidRDefault="00403D68" w:rsidP="00E55F32">
            <w:pPr>
              <w:numPr>
                <w:ilvl w:val="0"/>
                <w:numId w:val="99"/>
              </w:numPr>
              <w:spacing w:line="360" w:lineRule="auto"/>
              <w:contextualSpacing/>
              <w:jc w:val="both"/>
              <w:rPr>
                <w:del w:id="658" w:author="BCIL" w:date="2022-11-17T12:35:00Z"/>
              </w:rPr>
            </w:pPr>
          </w:p>
          <w:p w14:paraId="40445398" w14:textId="788FA515" w:rsidR="002A6659" w:rsidRPr="007A387E" w:rsidRDefault="00BA4F55" w:rsidP="00BA4F55">
            <w:pPr>
              <w:numPr>
                <w:ilvl w:val="0"/>
                <w:numId w:val="99"/>
              </w:numPr>
              <w:spacing w:line="360" w:lineRule="auto"/>
              <w:contextualSpacing/>
              <w:jc w:val="both"/>
            </w:pPr>
            <w:ins w:id="659" w:author="BCIL" w:date="2022-11-17T12:35:00Z">
              <w:r w:rsidRPr="00BA4F55">
                <w:t>Save corresponding details in database.</w:t>
              </w:r>
            </w:ins>
            <w:del w:id="660" w:author="BCIL" w:date="2022-11-17T12:35:00Z">
              <w:r w:rsidR="002A6659" w:rsidDel="00BA4F55">
                <w:delText xml:space="preserve">Save the details </w:delText>
              </w:r>
              <w:r w:rsidR="002A6659" w:rsidRPr="007A387E" w:rsidDel="00BA4F55">
                <w:delText>in the database.</w:delText>
              </w:r>
            </w:del>
          </w:p>
        </w:tc>
      </w:tr>
    </w:tbl>
    <w:p w14:paraId="16AFE3A8" w14:textId="77777777" w:rsidR="002A6659" w:rsidRDefault="002A6659" w:rsidP="002A6659">
      <w:pPr>
        <w:rPr>
          <w:lang w:val="en-IN"/>
        </w:rPr>
      </w:pPr>
    </w:p>
    <w:tbl>
      <w:tblPr>
        <w:tblStyle w:val="TableGrid"/>
        <w:tblW w:w="0" w:type="auto"/>
        <w:tblLook w:val="04A0" w:firstRow="1" w:lastRow="0" w:firstColumn="1" w:lastColumn="0" w:noHBand="0" w:noVBand="1"/>
      </w:tblPr>
      <w:tblGrid>
        <w:gridCol w:w="1838"/>
        <w:gridCol w:w="7512"/>
      </w:tblGrid>
      <w:tr w:rsidR="002A6659" w14:paraId="1218535A" w14:textId="77777777" w:rsidTr="00EA0794">
        <w:tc>
          <w:tcPr>
            <w:tcW w:w="1838" w:type="dxa"/>
            <w:shd w:val="clear" w:color="auto" w:fill="FBE4D5" w:themeFill="accent2" w:themeFillTint="33"/>
          </w:tcPr>
          <w:p w14:paraId="74BD5D80" w14:textId="77777777" w:rsidR="002A6659" w:rsidRPr="00CE3DEE" w:rsidRDefault="002A6659" w:rsidP="00EA0794">
            <w:pPr>
              <w:rPr>
                <w:b/>
              </w:rPr>
            </w:pPr>
            <w:r w:rsidRPr="00CE3DEE">
              <w:rPr>
                <w:b/>
              </w:rPr>
              <w:t>Post-Conditions</w:t>
            </w:r>
          </w:p>
        </w:tc>
        <w:tc>
          <w:tcPr>
            <w:tcW w:w="7512" w:type="dxa"/>
          </w:tcPr>
          <w:p w14:paraId="35449CC7" w14:textId="77777777" w:rsidR="002A6659" w:rsidRPr="00BA4F55" w:rsidRDefault="002A6659" w:rsidP="00E55F32">
            <w:pPr>
              <w:pStyle w:val="ListParagraph"/>
              <w:numPr>
                <w:ilvl w:val="0"/>
                <w:numId w:val="69"/>
              </w:numPr>
              <w:spacing w:line="360" w:lineRule="auto"/>
              <w:jc w:val="both"/>
              <w:rPr>
                <w:ins w:id="661" w:author="BCIL" w:date="2022-11-17T12:36:00Z"/>
                <w:rPrChange w:id="662" w:author="BCIL" w:date="2022-11-17T12:36:00Z">
                  <w:rPr>
                    <w:ins w:id="663" w:author="BCIL" w:date="2022-11-17T12:36:00Z"/>
                    <w:iCs/>
                    <w:color w:val="000000" w:themeColor="text1"/>
                  </w:rPr>
                </w:rPrChange>
              </w:rPr>
            </w:pPr>
            <w:r>
              <w:rPr>
                <w:iCs/>
                <w:color w:val="000000" w:themeColor="text1"/>
              </w:rPr>
              <w:t>All details planned to be updated in case of change.</w:t>
            </w:r>
          </w:p>
          <w:p w14:paraId="06D909DA" w14:textId="77777777" w:rsidR="00BA4F55" w:rsidRDefault="00BA4F55" w:rsidP="00BA4F55">
            <w:pPr>
              <w:pStyle w:val="ListParagraph"/>
              <w:numPr>
                <w:ilvl w:val="0"/>
                <w:numId w:val="69"/>
              </w:numPr>
              <w:spacing w:line="360" w:lineRule="auto"/>
              <w:jc w:val="both"/>
              <w:rPr>
                <w:ins w:id="664" w:author="BCIL" w:date="2022-11-17T12:36:00Z"/>
              </w:rPr>
            </w:pPr>
            <w:ins w:id="665" w:author="BCIL" w:date="2022-11-17T12:36:00Z">
              <w:r>
                <w:t>Segment which are picked can be move for loading.</w:t>
              </w:r>
            </w:ins>
          </w:p>
          <w:p w14:paraId="1FB8DD8E" w14:textId="285B9F7A" w:rsidR="00BA4F55" w:rsidRDefault="00BA4F55">
            <w:pPr>
              <w:pStyle w:val="ListParagraph"/>
              <w:numPr>
                <w:ilvl w:val="0"/>
                <w:numId w:val="69"/>
              </w:numPr>
              <w:spacing w:line="360" w:lineRule="auto"/>
              <w:jc w:val="both"/>
            </w:pPr>
            <w:ins w:id="666" w:author="BCIL" w:date="2022-11-17T12:36:00Z">
              <w:r>
                <w:t>Segment should get updated as per database.</w:t>
              </w:r>
            </w:ins>
          </w:p>
        </w:tc>
      </w:tr>
    </w:tbl>
    <w:p w14:paraId="4A42511A" w14:textId="77777777" w:rsidR="002A6659" w:rsidRDefault="002A6659" w:rsidP="002A6659">
      <w:pPr>
        <w:rPr>
          <w:lang w:val="en-IN"/>
        </w:rPr>
      </w:pPr>
    </w:p>
    <w:tbl>
      <w:tblPr>
        <w:tblStyle w:val="TableGrid"/>
        <w:tblW w:w="0" w:type="auto"/>
        <w:tblLook w:val="04A0" w:firstRow="1" w:lastRow="0" w:firstColumn="1" w:lastColumn="0" w:noHBand="0" w:noVBand="1"/>
      </w:tblPr>
      <w:tblGrid>
        <w:gridCol w:w="1838"/>
        <w:gridCol w:w="7512"/>
      </w:tblGrid>
      <w:tr w:rsidR="002A6659" w14:paraId="3B723ED9" w14:textId="77777777" w:rsidTr="00EA0794">
        <w:tc>
          <w:tcPr>
            <w:tcW w:w="1838" w:type="dxa"/>
            <w:shd w:val="clear" w:color="auto" w:fill="FBE4D5" w:themeFill="accent2" w:themeFillTint="33"/>
          </w:tcPr>
          <w:p w14:paraId="6D2E2F21" w14:textId="77777777" w:rsidR="002A6659" w:rsidRPr="00CE3DEE" w:rsidRDefault="002A6659" w:rsidP="00EA0794">
            <w:pPr>
              <w:rPr>
                <w:b/>
              </w:rPr>
            </w:pPr>
            <w:r w:rsidRPr="00CE3DEE">
              <w:rPr>
                <w:b/>
              </w:rPr>
              <w:t>Validations</w:t>
            </w:r>
          </w:p>
        </w:tc>
        <w:tc>
          <w:tcPr>
            <w:tcW w:w="7512" w:type="dxa"/>
          </w:tcPr>
          <w:p w14:paraId="1FD2F947" w14:textId="77777777" w:rsidR="002A6659" w:rsidRPr="00814BCE" w:rsidRDefault="002A6659" w:rsidP="00E55F32">
            <w:pPr>
              <w:pStyle w:val="ListParagraph"/>
              <w:numPr>
                <w:ilvl w:val="0"/>
                <w:numId w:val="100"/>
              </w:numPr>
              <w:spacing w:line="360" w:lineRule="auto"/>
              <w:jc w:val="both"/>
              <w:rPr>
                <w:color w:val="000000" w:themeColor="text1"/>
              </w:rPr>
            </w:pPr>
            <w:r w:rsidRPr="00814BCE">
              <w:rPr>
                <w:color w:val="000000" w:themeColor="text1"/>
              </w:rPr>
              <w:t>Segment tracking at highly detailed level</w:t>
            </w:r>
          </w:p>
          <w:p w14:paraId="7BB1EF08" w14:textId="77777777" w:rsidR="002A6659" w:rsidRPr="006D6858" w:rsidRDefault="002A6659" w:rsidP="00E55F32">
            <w:pPr>
              <w:pStyle w:val="ListParagraph"/>
              <w:numPr>
                <w:ilvl w:val="0"/>
                <w:numId w:val="100"/>
              </w:numPr>
              <w:spacing w:line="360" w:lineRule="auto"/>
              <w:jc w:val="both"/>
              <w:rPr>
                <w:color w:val="000000" w:themeColor="text1"/>
              </w:rPr>
            </w:pPr>
            <w:r w:rsidRPr="006D6858">
              <w:rPr>
                <w:color w:val="000000" w:themeColor="text1"/>
              </w:rPr>
              <w:t>An alert message is displayed in case of any error/ invalid activity.</w:t>
            </w:r>
          </w:p>
          <w:p w14:paraId="742C08BA" w14:textId="77777777" w:rsidR="002A6659" w:rsidRPr="006D6858" w:rsidRDefault="002A6659" w:rsidP="00E55F32">
            <w:pPr>
              <w:pStyle w:val="ListParagraph"/>
              <w:numPr>
                <w:ilvl w:val="0"/>
                <w:numId w:val="100"/>
              </w:numPr>
              <w:spacing w:line="360" w:lineRule="auto"/>
              <w:jc w:val="both"/>
              <w:rPr>
                <w:color w:val="000000" w:themeColor="text1"/>
              </w:rPr>
            </w:pPr>
            <w:r w:rsidRPr="006D6858">
              <w:rPr>
                <w:color w:val="000000" w:themeColor="text1"/>
              </w:rPr>
              <w:t xml:space="preserve">An alert message is displayed in case Segment ID and </w:t>
            </w:r>
            <w:r>
              <w:rPr>
                <w:color w:val="000000" w:themeColor="text1"/>
              </w:rPr>
              <w:t>RFI number</w:t>
            </w:r>
            <w:r w:rsidRPr="006D6858">
              <w:rPr>
                <w:color w:val="000000" w:themeColor="text1"/>
              </w:rPr>
              <w:t xml:space="preserve"> is not integrated with application.</w:t>
            </w:r>
          </w:p>
          <w:p w14:paraId="461052A6" w14:textId="3724158F" w:rsidR="00BA4F55" w:rsidRPr="00BA4F55" w:rsidRDefault="002A6659" w:rsidP="00BA4F55">
            <w:pPr>
              <w:pStyle w:val="ListParagraph"/>
              <w:numPr>
                <w:ilvl w:val="0"/>
                <w:numId w:val="100"/>
              </w:numPr>
              <w:spacing w:line="360" w:lineRule="auto"/>
              <w:jc w:val="both"/>
              <w:rPr>
                <w:ins w:id="667" w:author="BCIL" w:date="2022-11-17T12:38:00Z"/>
                <w:color w:val="000000" w:themeColor="text1"/>
              </w:rPr>
            </w:pPr>
            <w:del w:id="668" w:author="BCIL" w:date="2022-11-17T12:45:00Z">
              <w:r w:rsidRPr="006D6858" w:rsidDel="00BA4F55">
                <w:rPr>
                  <w:color w:val="000000" w:themeColor="text1"/>
                </w:rPr>
                <w:delText>An alert message is displayed in case System is not connected.</w:delText>
              </w:r>
            </w:del>
            <w:ins w:id="669" w:author="BCIL" w:date="2022-11-17T12:38:00Z">
              <w:r w:rsidR="00BA4F55" w:rsidRPr="00BA4F55">
                <w:rPr>
                  <w:color w:val="000000" w:themeColor="text1"/>
                </w:rPr>
                <w:t>An alert should be displayed in case segment not marked is scanned.</w:t>
              </w:r>
            </w:ins>
          </w:p>
          <w:p w14:paraId="7B3F8B55" w14:textId="77777777" w:rsidR="00BA4F55" w:rsidRPr="00BA4F55" w:rsidRDefault="00BA4F55" w:rsidP="00BA4F55">
            <w:pPr>
              <w:pStyle w:val="ListParagraph"/>
              <w:numPr>
                <w:ilvl w:val="0"/>
                <w:numId w:val="100"/>
              </w:numPr>
              <w:spacing w:line="360" w:lineRule="auto"/>
              <w:jc w:val="both"/>
              <w:rPr>
                <w:ins w:id="670" w:author="BCIL" w:date="2022-11-17T12:38:00Z"/>
                <w:color w:val="000000" w:themeColor="text1"/>
              </w:rPr>
            </w:pPr>
            <w:ins w:id="671" w:author="BCIL" w:date="2022-11-17T12:38:00Z">
              <w:r w:rsidRPr="00BA4F55">
                <w:rPr>
                  <w:color w:val="000000" w:themeColor="text1"/>
                </w:rPr>
                <w:t>An alert should be displayed if Dispatch details is not available in list.</w:t>
              </w:r>
            </w:ins>
          </w:p>
          <w:p w14:paraId="4FD144B3" w14:textId="77777777" w:rsidR="00BA4F55" w:rsidRPr="00BA4F55" w:rsidRDefault="00BA4F55" w:rsidP="00BA4F55">
            <w:pPr>
              <w:pStyle w:val="ListParagraph"/>
              <w:numPr>
                <w:ilvl w:val="0"/>
                <w:numId w:val="100"/>
              </w:numPr>
              <w:spacing w:line="360" w:lineRule="auto"/>
              <w:jc w:val="both"/>
              <w:rPr>
                <w:ins w:id="672" w:author="BCIL" w:date="2022-11-17T12:38:00Z"/>
                <w:color w:val="000000" w:themeColor="text1"/>
              </w:rPr>
            </w:pPr>
            <w:ins w:id="673" w:author="BCIL" w:date="2022-11-17T12:38:00Z">
              <w:r w:rsidRPr="00BA4F55">
                <w:rPr>
                  <w:color w:val="000000" w:themeColor="text1"/>
                </w:rPr>
                <w:t>An alert should be displayed if wrong segment is picked.</w:t>
              </w:r>
            </w:ins>
          </w:p>
          <w:p w14:paraId="5857CD77" w14:textId="2A455494" w:rsidR="00BA4F55" w:rsidRPr="006D6858" w:rsidRDefault="00BA4F55" w:rsidP="00BA4F55">
            <w:pPr>
              <w:pStyle w:val="ListParagraph"/>
              <w:numPr>
                <w:ilvl w:val="0"/>
                <w:numId w:val="100"/>
              </w:numPr>
              <w:spacing w:line="360" w:lineRule="auto"/>
              <w:jc w:val="both"/>
              <w:rPr>
                <w:color w:val="000000" w:themeColor="text1"/>
              </w:rPr>
            </w:pPr>
            <w:ins w:id="674" w:author="BCIL" w:date="2022-11-17T12:38:00Z">
              <w:r w:rsidRPr="00BA4F55">
                <w:rPr>
                  <w:color w:val="000000" w:themeColor="text1"/>
                </w:rPr>
                <w:t>An alert will be displayed if Picked segment quantity entered is more than the quantity stated in segment loading and dispatch list.</w:t>
              </w:r>
            </w:ins>
          </w:p>
        </w:tc>
      </w:tr>
    </w:tbl>
    <w:p w14:paraId="28E1E4E6" w14:textId="77777777" w:rsidR="002A6659" w:rsidRDefault="002A6659" w:rsidP="002A6659">
      <w:pPr>
        <w:rPr>
          <w:lang w:val="en-IN"/>
        </w:rPr>
      </w:pPr>
    </w:p>
    <w:tbl>
      <w:tblPr>
        <w:tblStyle w:val="TableGrid11"/>
        <w:tblW w:w="9355" w:type="dxa"/>
        <w:tblLook w:val="04A0" w:firstRow="1" w:lastRow="0" w:firstColumn="1" w:lastColumn="0" w:noHBand="0" w:noVBand="1"/>
      </w:tblPr>
      <w:tblGrid>
        <w:gridCol w:w="1795"/>
        <w:gridCol w:w="7560"/>
      </w:tblGrid>
      <w:tr w:rsidR="002A6659" w:rsidRPr="009E634E" w14:paraId="30E60392" w14:textId="77777777" w:rsidTr="00EA0794">
        <w:trPr>
          <w:trHeight w:val="11420"/>
        </w:trPr>
        <w:tc>
          <w:tcPr>
            <w:tcW w:w="1795" w:type="dxa"/>
            <w:shd w:val="clear" w:color="auto" w:fill="FBE4D5" w:themeFill="accent2" w:themeFillTint="33"/>
          </w:tcPr>
          <w:p w14:paraId="7D170BC4" w14:textId="77777777" w:rsidR="002A6659" w:rsidRDefault="002A6659" w:rsidP="00EA0794">
            <w:pPr>
              <w:spacing w:line="360" w:lineRule="auto"/>
              <w:rPr>
                <w:b/>
              </w:rPr>
            </w:pPr>
            <w:r w:rsidRPr="007603FB">
              <w:rPr>
                <w:b/>
              </w:rPr>
              <w:lastRenderedPageBreak/>
              <w:t>Sample Screen</w:t>
            </w:r>
          </w:p>
        </w:tc>
        <w:tc>
          <w:tcPr>
            <w:tcW w:w="7560" w:type="dxa"/>
          </w:tcPr>
          <w:p w14:paraId="782B5197" w14:textId="47804648" w:rsidR="002A6659" w:rsidRPr="009E634E" w:rsidRDefault="00BA4F55" w:rsidP="00EA0794">
            <w:pPr>
              <w:spacing w:line="360" w:lineRule="auto"/>
            </w:pPr>
            <w:ins w:id="675" w:author="BCIL" w:date="2022-11-17T12:45:00Z">
              <w:r>
                <w:rPr>
                  <w:noProof/>
                </w:rPr>
                <w:drawing>
                  <wp:anchor distT="0" distB="0" distL="114300" distR="114300" simplePos="0" relativeHeight="253133824" behindDoc="1" locked="0" layoutInCell="1" allowOverlap="1" wp14:anchorId="63399F3F" wp14:editId="4F9BD692">
                    <wp:simplePos x="0" y="0"/>
                    <wp:positionH relativeFrom="column">
                      <wp:posOffset>142240</wp:posOffset>
                    </wp:positionH>
                    <wp:positionV relativeFrom="paragraph">
                      <wp:posOffset>174625</wp:posOffset>
                    </wp:positionV>
                    <wp:extent cx="2820670" cy="6157595"/>
                    <wp:effectExtent l="19050" t="19050" r="17780" b="14605"/>
                    <wp:wrapTight wrapText="bothSides">
                      <wp:wrapPolygon edited="0">
                        <wp:start x="-146" y="-67"/>
                        <wp:lineTo x="-146" y="21584"/>
                        <wp:lineTo x="21590" y="21584"/>
                        <wp:lineTo x="21590" y="-67"/>
                        <wp:lineTo x="-146" y="-67"/>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0">
                              <a:extLst>
                                <a:ext uri="{28A0092B-C50C-407E-A947-70E740481C1C}">
                                  <a14:useLocalDpi xmlns:a14="http://schemas.microsoft.com/office/drawing/2010/main" val="0"/>
                                </a:ext>
                              </a:extLst>
                            </a:blip>
                            <a:srcRect l="1477" r="1929"/>
                            <a:stretch/>
                          </pic:blipFill>
                          <pic:spPr bwMode="auto">
                            <a:xfrm>
                              <a:off x="0" y="0"/>
                              <a:ext cx="2820670" cy="615759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del w:id="676" w:author="BCIL" w:date="2022-11-17T12:45:00Z">
              <w:r w:rsidR="002A6659" w:rsidDel="00BA4F55">
                <w:rPr>
                  <w:noProof/>
                </w:rPr>
                <w:drawing>
                  <wp:anchor distT="0" distB="0" distL="114300" distR="114300" simplePos="0" relativeHeight="253106176" behindDoc="1" locked="0" layoutInCell="1" allowOverlap="1" wp14:anchorId="0C88A0D5" wp14:editId="34E7EAD1">
                    <wp:simplePos x="0" y="0"/>
                    <wp:positionH relativeFrom="column">
                      <wp:posOffset>0</wp:posOffset>
                    </wp:positionH>
                    <wp:positionV relativeFrom="paragraph">
                      <wp:posOffset>110136</wp:posOffset>
                    </wp:positionV>
                    <wp:extent cx="3145790" cy="6858635"/>
                    <wp:effectExtent l="19050" t="19050" r="16510" b="18415"/>
                    <wp:wrapTight wrapText="bothSides">
                      <wp:wrapPolygon edited="0">
                        <wp:start x="-131" y="-60"/>
                        <wp:lineTo x="-131" y="21598"/>
                        <wp:lineTo x="21583" y="21598"/>
                        <wp:lineTo x="21583" y="-60"/>
                        <wp:lineTo x="-131" y="-6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45790" cy="6858635"/>
                            </a:xfrm>
                            <a:prstGeom prst="rect">
                              <a:avLst/>
                            </a:prstGeom>
                            <a:noFill/>
                            <a:ln>
                              <a:solidFill>
                                <a:schemeClr val="tx1"/>
                              </a:solidFill>
                            </a:ln>
                          </pic:spPr>
                        </pic:pic>
                      </a:graphicData>
                    </a:graphic>
                  </wp:anchor>
                </w:drawing>
              </w:r>
            </w:del>
          </w:p>
        </w:tc>
      </w:tr>
    </w:tbl>
    <w:p w14:paraId="0323B94E" w14:textId="50A92843" w:rsidR="00586C49" w:rsidRDefault="00586C49" w:rsidP="002A6659">
      <w:pPr>
        <w:rPr>
          <w:ins w:id="677" w:author="BCIL" w:date="2022-11-17T12:24:00Z"/>
          <w:lang w:val="en-IN"/>
        </w:rPr>
      </w:pPr>
    </w:p>
    <w:p w14:paraId="047A80DD" w14:textId="77777777" w:rsidR="00586C49" w:rsidRDefault="00586C49">
      <w:pPr>
        <w:rPr>
          <w:ins w:id="678" w:author="BCIL" w:date="2022-11-17T12:24:00Z"/>
          <w:lang w:val="en-IN"/>
        </w:rPr>
      </w:pPr>
      <w:ins w:id="679" w:author="BCIL" w:date="2022-11-17T12:24:00Z">
        <w:r>
          <w:rPr>
            <w:lang w:val="en-IN"/>
          </w:rPr>
          <w:br w:type="page"/>
        </w:r>
      </w:ins>
    </w:p>
    <w:p w14:paraId="6E1FAFD3" w14:textId="7145C076" w:rsidR="002A6659" w:rsidDel="00586C49" w:rsidRDefault="002A6659" w:rsidP="002A6659">
      <w:pPr>
        <w:rPr>
          <w:del w:id="680" w:author="BCIL" w:date="2022-11-17T12:24:00Z"/>
          <w:lang w:val="en-IN"/>
        </w:rPr>
      </w:pPr>
      <w:bookmarkStart w:id="681" w:name="_Toc119581835"/>
      <w:bookmarkStart w:id="682" w:name="_Toc119581960"/>
      <w:bookmarkEnd w:id="681"/>
      <w:bookmarkEnd w:id="682"/>
    </w:p>
    <w:p w14:paraId="68B85BF0" w14:textId="204C62DB" w:rsidR="002A6659" w:rsidDel="00586C49" w:rsidRDefault="002A6659" w:rsidP="002A6659">
      <w:pPr>
        <w:pStyle w:val="Heading3"/>
        <w:rPr>
          <w:moveFrom w:id="683" w:author="BCIL" w:date="2022-11-17T12:24:00Z"/>
        </w:rPr>
      </w:pPr>
      <w:bookmarkStart w:id="684" w:name="_Toc118293357"/>
      <w:moveFromRangeStart w:id="685" w:author="BCIL" w:date="2022-11-17T12:24:00Z" w:name="move119580294"/>
      <w:moveFrom w:id="686" w:author="BCIL" w:date="2022-11-17T12:24:00Z">
        <w:r w:rsidRPr="00814BCE" w:rsidDel="00586C49">
          <w:t xml:space="preserve">Dispatch </w:t>
        </w:r>
        <w:r w:rsidRPr="00716AAB" w:rsidDel="00586C49">
          <w:t>Verification</w:t>
        </w:r>
        <w:bookmarkStart w:id="687" w:name="_Toc119581836"/>
        <w:bookmarkStart w:id="688" w:name="_Toc119581961"/>
        <w:bookmarkEnd w:id="684"/>
        <w:bookmarkEnd w:id="687"/>
        <w:bookmarkEnd w:id="688"/>
      </w:moveFrom>
    </w:p>
    <w:p w14:paraId="03ABE26E" w14:textId="0606A6B5" w:rsidR="002A6659" w:rsidRPr="00F27A39" w:rsidDel="00586C49" w:rsidRDefault="002A6659" w:rsidP="002A6659">
      <w:pPr>
        <w:rPr>
          <w:moveFrom w:id="689" w:author="BCIL" w:date="2022-11-17T12:24:00Z"/>
        </w:rPr>
      </w:pPr>
      <w:moveFrom w:id="690" w:author="BCIL" w:date="2022-11-17T12:24:00Z">
        <w:r w:rsidDel="00586C49">
          <w:object w:dxaOrig="12421" w:dyaOrig="7335" w14:anchorId="3585CA8D">
            <v:shape id="_x0000_i1037" type="#_x0000_t75" style="width:467.25pt;height:277.5pt" o:ole="">
              <v:imagedata r:id="rId52" o:title=""/>
            </v:shape>
            <o:OLEObject Type="Embed" ProgID="Visio.Drawing.15" ShapeID="_x0000_i1037" DrawAspect="Content" ObjectID="_1730800709" r:id="rId62"/>
          </w:object>
        </w:r>
        <w:bookmarkStart w:id="691" w:name="_Toc119581837"/>
        <w:bookmarkStart w:id="692" w:name="_Toc119581962"/>
        <w:bookmarkEnd w:id="691"/>
        <w:bookmarkEnd w:id="692"/>
      </w:moveFrom>
    </w:p>
    <w:p w14:paraId="741A3A13" w14:textId="48361D55" w:rsidR="002A6659" w:rsidRPr="00F04767" w:rsidDel="00586C49" w:rsidRDefault="002A6659" w:rsidP="002A6659">
      <w:pPr>
        <w:spacing w:after="0" w:line="480" w:lineRule="auto"/>
        <w:jc w:val="both"/>
        <w:rPr>
          <w:moveFrom w:id="693" w:author="BCIL" w:date="2022-11-17T12:24:00Z"/>
          <w:rFonts w:ascii="Calibri" w:hAnsi="Calibri"/>
          <w:b/>
          <w:color w:val="404040" w:themeColor="text1" w:themeTint="BF"/>
          <w:sz w:val="28"/>
          <w:szCs w:val="20"/>
          <w:u w:val="single"/>
        </w:rPr>
      </w:pPr>
      <w:moveFrom w:id="694" w:author="BCIL" w:date="2022-11-17T12:24:00Z">
        <w:r w:rsidRPr="00F04767" w:rsidDel="00586C49">
          <w:rPr>
            <w:rFonts w:ascii="Calibri" w:hAnsi="Calibri"/>
            <w:b/>
            <w:color w:val="404040" w:themeColor="text1" w:themeTint="BF"/>
            <w:sz w:val="28"/>
            <w:szCs w:val="20"/>
            <w:u w:val="single"/>
          </w:rPr>
          <w:t>Activities</w:t>
        </w:r>
        <w:bookmarkStart w:id="695" w:name="_Toc119581838"/>
        <w:bookmarkStart w:id="696" w:name="_Toc119581963"/>
        <w:bookmarkEnd w:id="695"/>
        <w:bookmarkEnd w:id="696"/>
      </w:moveFrom>
    </w:p>
    <w:tbl>
      <w:tblPr>
        <w:tblStyle w:val="TableGrid"/>
        <w:tblW w:w="0" w:type="auto"/>
        <w:tblLook w:val="04A0" w:firstRow="1" w:lastRow="0" w:firstColumn="1" w:lastColumn="0" w:noHBand="0" w:noVBand="1"/>
      </w:tblPr>
      <w:tblGrid>
        <w:gridCol w:w="1838"/>
        <w:gridCol w:w="7512"/>
      </w:tblGrid>
      <w:tr w:rsidR="002A6659" w:rsidRPr="00F770A4" w:rsidDel="00872A90" w14:paraId="02D04663" w14:textId="0148875A" w:rsidTr="00EA0794">
        <w:trPr>
          <w:del w:id="697" w:author="BCIL" w:date="2022-11-17T12:53:00Z"/>
        </w:trPr>
        <w:tc>
          <w:tcPr>
            <w:tcW w:w="1838" w:type="dxa"/>
            <w:shd w:val="clear" w:color="auto" w:fill="FBE4D5" w:themeFill="accent2" w:themeFillTint="33"/>
          </w:tcPr>
          <w:p w14:paraId="2D32D9DF" w14:textId="72B4D5F3" w:rsidR="002A6659" w:rsidRPr="00F770A4" w:rsidDel="00872A90" w:rsidRDefault="002A6659" w:rsidP="00EA0794">
            <w:pPr>
              <w:spacing w:after="160" w:line="259" w:lineRule="auto"/>
              <w:rPr>
                <w:del w:id="698" w:author="BCIL" w:date="2022-11-17T12:53:00Z"/>
                <w:moveFrom w:id="699" w:author="BCIL" w:date="2022-11-17T12:24:00Z"/>
                <w:b/>
              </w:rPr>
            </w:pPr>
            <w:moveFrom w:id="700" w:author="BCIL" w:date="2022-11-17T12:24:00Z">
              <w:del w:id="701" w:author="BCIL" w:date="2022-11-17T12:53:00Z">
                <w:r w:rsidRPr="00F770A4" w:rsidDel="00872A90">
                  <w:rPr>
                    <w:b/>
                  </w:rPr>
                  <w:delText>Module  Description</w:delText>
                </w:r>
                <w:bookmarkStart w:id="702" w:name="_Toc119581839"/>
                <w:bookmarkStart w:id="703" w:name="_Toc119581964"/>
                <w:bookmarkEnd w:id="702"/>
                <w:bookmarkEnd w:id="703"/>
              </w:del>
            </w:moveFrom>
          </w:p>
        </w:tc>
        <w:tc>
          <w:tcPr>
            <w:tcW w:w="7512" w:type="dxa"/>
          </w:tcPr>
          <w:p w14:paraId="12DD1A4E" w14:textId="3456081E" w:rsidR="002A6659" w:rsidDel="00872A90" w:rsidRDefault="002A6659" w:rsidP="00EA0794">
            <w:pPr>
              <w:spacing w:line="360" w:lineRule="auto"/>
              <w:rPr>
                <w:del w:id="704" w:author="BCIL" w:date="2022-11-17T12:53:00Z"/>
                <w:moveFrom w:id="705" w:author="BCIL" w:date="2022-11-17T12:24:00Z"/>
              </w:rPr>
            </w:pPr>
            <w:moveFrom w:id="706" w:author="BCIL" w:date="2022-11-17T12:24:00Z">
              <w:del w:id="707" w:author="BCIL" w:date="2022-11-17T12:53:00Z">
                <w:r w:rsidRPr="00F770A4" w:rsidDel="00872A90">
                  <w:delText xml:space="preserve">The module </w:delText>
                </w:r>
                <w:r w:rsidDel="00872A90">
                  <w:delText xml:space="preserve">checks the </w:delText>
                </w:r>
                <w:r w:rsidRPr="00814BCE" w:rsidDel="00872A90">
                  <w:delText>Segment will be verified and checked whether segment curing is for 28 days. Based on this, it will be help to dispatch segment for site implementation.</w:delText>
                </w:r>
                <w:bookmarkStart w:id="708" w:name="_Toc119581840"/>
                <w:bookmarkStart w:id="709" w:name="_Toc119581965"/>
                <w:bookmarkEnd w:id="708"/>
                <w:bookmarkEnd w:id="709"/>
              </w:del>
            </w:moveFrom>
          </w:p>
          <w:p w14:paraId="4746D117" w14:textId="177BBE84" w:rsidR="002A6659" w:rsidRPr="007A7A7A" w:rsidDel="00872A90" w:rsidRDefault="002A6659" w:rsidP="00EA0794">
            <w:pPr>
              <w:spacing w:line="360" w:lineRule="auto"/>
              <w:rPr>
                <w:del w:id="710" w:author="BCIL" w:date="2022-11-17T12:53:00Z"/>
                <w:moveFrom w:id="711" w:author="BCIL" w:date="2022-11-17T12:24:00Z"/>
              </w:rPr>
            </w:pPr>
            <w:moveFrom w:id="712" w:author="BCIL" w:date="2022-11-17T12:24:00Z">
              <w:del w:id="713" w:author="BCIL" w:date="2022-11-17T12:53:00Z">
                <w:r w:rsidRPr="00A30576" w:rsidDel="00872A90">
                  <w:rPr>
                    <w:b/>
                    <w:bCs/>
                    <w:i/>
                    <w:color w:val="000000" w:themeColor="text1"/>
                  </w:rPr>
                  <w:delText>*This activity will be done using Device Application.</w:delText>
                </w:r>
                <w:bookmarkStart w:id="714" w:name="_Toc119581841"/>
                <w:bookmarkStart w:id="715" w:name="_Toc119581966"/>
                <w:bookmarkEnd w:id="714"/>
                <w:bookmarkEnd w:id="715"/>
              </w:del>
            </w:moveFrom>
          </w:p>
        </w:tc>
        <w:bookmarkStart w:id="716" w:name="_Toc119581842"/>
        <w:bookmarkStart w:id="717" w:name="_Toc119581967"/>
        <w:bookmarkEnd w:id="716"/>
        <w:bookmarkEnd w:id="717"/>
      </w:tr>
    </w:tbl>
    <w:p w14:paraId="0B28EE14" w14:textId="567D406A" w:rsidR="002A6659" w:rsidRPr="00F770A4" w:rsidDel="00872A90" w:rsidRDefault="002A6659" w:rsidP="002A6659">
      <w:pPr>
        <w:rPr>
          <w:del w:id="718" w:author="BCIL" w:date="2022-11-17T12:53:00Z"/>
          <w:moveFrom w:id="719" w:author="BCIL" w:date="2022-11-17T12:24:00Z"/>
        </w:rPr>
      </w:pPr>
      <w:bookmarkStart w:id="720" w:name="_Toc119581843"/>
      <w:bookmarkStart w:id="721" w:name="_Toc119581968"/>
      <w:bookmarkEnd w:id="720"/>
      <w:bookmarkEnd w:id="721"/>
    </w:p>
    <w:tbl>
      <w:tblPr>
        <w:tblStyle w:val="TableGrid"/>
        <w:tblW w:w="0" w:type="auto"/>
        <w:tblLook w:val="04A0" w:firstRow="1" w:lastRow="0" w:firstColumn="1" w:lastColumn="0" w:noHBand="0" w:noVBand="1"/>
      </w:tblPr>
      <w:tblGrid>
        <w:gridCol w:w="1838"/>
        <w:gridCol w:w="7512"/>
      </w:tblGrid>
      <w:tr w:rsidR="002A6659" w:rsidRPr="00F770A4" w:rsidDel="00872A90" w14:paraId="6B12BB12" w14:textId="197BD8C1" w:rsidTr="00EA0794">
        <w:trPr>
          <w:del w:id="722" w:author="BCIL" w:date="2022-11-17T12:53:00Z"/>
        </w:trPr>
        <w:tc>
          <w:tcPr>
            <w:tcW w:w="1838" w:type="dxa"/>
            <w:shd w:val="clear" w:color="auto" w:fill="FBE4D5" w:themeFill="accent2" w:themeFillTint="33"/>
          </w:tcPr>
          <w:p w14:paraId="3C422BE4" w14:textId="5BEC7E3B" w:rsidR="002A6659" w:rsidRPr="00F770A4" w:rsidDel="00872A90" w:rsidRDefault="002A6659" w:rsidP="00EA0794">
            <w:pPr>
              <w:spacing w:after="160" w:line="259" w:lineRule="auto"/>
              <w:rPr>
                <w:del w:id="723" w:author="BCIL" w:date="2022-11-17T12:53:00Z"/>
                <w:moveFrom w:id="724" w:author="BCIL" w:date="2022-11-17T12:24:00Z"/>
                <w:b/>
              </w:rPr>
            </w:pPr>
            <w:moveFrom w:id="725" w:author="BCIL" w:date="2022-11-17T12:24:00Z">
              <w:del w:id="726" w:author="BCIL" w:date="2022-11-17T12:53:00Z">
                <w:r w:rsidRPr="00F770A4" w:rsidDel="00872A90">
                  <w:rPr>
                    <w:b/>
                  </w:rPr>
                  <w:delText>Pre-Conditions</w:delText>
                </w:r>
                <w:bookmarkStart w:id="727" w:name="_Toc119581844"/>
                <w:bookmarkStart w:id="728" w:name="_Toc119581969"/>
                <w:bookmarkEnd w:id="727"/>
                <w:bookmarkEnd w:id="728"/>
              </w:del>
            </w:moveFrom>
          </w:p>
        </w:tc>
        <w:tc>
          <w:tcPr>
            <w:tcW w:w="7512" w:type="dxa"/>
          </w:tcPr>
          <w:p w14:paraId="519AA442" w14:textId="49CAD1E3" w:rsidR="002A6659" w:rsidDel="00872A90" w:rsidRDefault="002A6659" w:rsidP="00E55F32">
            <w:pPr>
              <w:pStyle w:val="ListParagraph"/>
              <w:numPr>
                <w:ilvl w:val="0"/>
                <w:numId w:val="101"/>
              </w:numPr>
              <w:spacing w:line="360" w:lineRule="auto"/>
              <w:rPr>
                <w:del w:id="729" w:author="BCIL" w:date="2022-11-17T12:53:00Z"/>
                <w:moveFrom w:id="730" w:author="BCIL" w:date="2022-11-17T12:24:00Z"/>
              </w:rPr>
            </w:pPr>
            <w:moveFrom w:id="731" w:author="BCIL" w:date="2022-11-17T12:24:00Z">
              <w:del w:id="732" w:author="BCIL" w:date="2022-11-17T12:53:00Z">
                <w:r w:rsidRPr="00774605" w:rsidDel="00872A90">
                  <w:delText>Select RFI Number and scan Segments agains</w:delText>
                </w:r>
                <w:r w:rsidDel="00872A90">
                  <w:delText>t Dispatch Plan, Select Truck No.</w:delText>
                </w:r>
                <w:bookmarkStart w:id="733" w:name="_Toc119581845"/>
                <w:bookmarkStart w:id="734" w:name="_Toc119581970"/>
                <w:bookmarkEnd w:id="733"/>
                <w:bookmarkEnd w:id="734"/>
              </w:del>
            </w:moveFrom>
          </w:p>
          <w:p w14:paraId="349C4BBF" w14:textId="2A0EEBE1" w:rsidR="002A6659" w:rsidRPr="00F770A4" w:rsidDel="00872A90" w:rsidRDefault="002A6659" w:rsidP="00E55F32">
            <w:pPr>
              <w:pStyle w:val="ListParagraph"/>
              <w:numPr>
                <w:ilvl w:val="0"/>
                <w:numId w:val="101"/>
              </w:numPr>
              <w:spacing w:line="360" w:lineRule="auto"/>
              <w:rPr>
                <w:del w:id="735" w:author="BCIL" w:date="2022-11-17T12:53:00Z"/>
                <w:moveFrom w:id="736" w:author="BCIL" w:date="2022-11-17T12:24:00Z"/>
              </w:rPr>
            </w:pPr>
            <w:moveFrom w:id="737" w:author="BCIL" w:date="2022-11-17T12:24:00Z">
              <w:del w:id="738" w:author="BCIL" w:date="2022-11-17T12:53:00Z">
                <w:r w:rsidRPr="00774605" w:rsidDel="00872A90">
                  <w:delText>Create Delivery challan by entering RFI Number, Segment ID, Quantity, Destination details in Web Application</w:delText>
                </w:r>
                <w:r w:rsidDel="00872A90">
                  <w:delText>.</w:delText>
                </w:r>
                <w:bookmarkStart w:id="739" w:name="_Toc119581846"/>
                <w:bookmarkStart w:id="740" w:name="_Toc119581971"/>
                <w:bookmarkEnd w:id="739"/>
                <w:bookmarkEnd w:id="740"/>
              </w:del>
            </w:moveFrom>
          </w:p>
        </w:tc>
        <w:bookmarkStart w:id="741" w:name="_Toc119581847"/>
        <w:bookmarkStart w:id="742" w:name="_Toc119581972"/>
        <w:bookmarkEnd w:id="741"/>
        <w:bookmarkEnd w:id="742"/>
      </w:tr>
    </w:tbl>
    <w:p w14:paraId="489F95D4" w14:textId="3F371890" w:rsidR="002A6659" w:rsidRPr="00F770A4" w:rsidDel="00872A90" w:rsidRDefault="002A6659" w:rsidP="002A6659">
      <w:pPr>
        <w:rPr>
          <w:del w:id="743" w:author="BCIL" w:date="2022-11-17T12:53:00Z"/>
          <w:moveFrom w:id="744" w:author="BCIL" w:date="2022-11-17T12:24:00Z"/>
        </w:rPr>
      </w:pPr>
      <w:bookmarkStart w:id="745" w:name="_Toc119581848"/>
      <w:bookmarkStart w:id="746" w:name="_Toc119581973"/>
      <w:bookmarkEnd w:id="745"/>
      <w:bookmarkEnd w:id="746"/>
    </w:p>
    <w:tbl>
      <w:tblPr>
        <w:tblStyle w:val="TableGrid"/>
        <w:tblW w:w="0" w:type="auto"/>
        <w:tblLook w:val="04A0" w:firstRow="1" w:lastRow="0" w:firstColumn="1" w:lastColumn="0" w:noHBand="0" w:noVBand="1"/>
      </w:tblPr>
      <w:tblGrid>
        <w:gridCol w:w="1838"/>
        <w:gridCol w:w="7512"/>
      </w:tblGrid>
      <w:tr w:rsidR="002A6659" w:rsidRPr="00F770A4" w:rsidDel="00872A90" w14:paraId="54897D1A" w14:textId="2ED3A1BC" w:rsidTr="00EA0794">
        <w:trPr>
          <w:del w:id="747" w:author="BCIL" w:date="2022-11-17T12:53:00Z"/>
        </w:trPr>
        <w:tc>
          <w:tcPr>
            <w:tcW w:w="1838" w:type="dxa"/>
            <w:shd w:val="clear" w:color="auto" w:fill="FBE4D5" w:themeFill="accent2" w:themeFillTint="33"/>
          </w:tcPr>
          <w:p w14:paraId="2D43BC42" w14:textId="4ABCEE03" w:rsidR="002A6659" w:rsidRPr="00F770A4" w:rsidDel="00872A90" w:rsidRDefault="002A6659" w:rsidP="00EA0794">
            <w:pPr>
              <w:spacing w:after="160" w:line="259" w:lineRule="auto"/>
              <w:rPr>
                <w:del w:id="748" w:author="BCIL" w:date="2022-11-17T12:53:00Z"/>
                <w:moveFrom w:id="749" w:author="BCIL" w:date="2022-11-17T12:24:00Z"/>
                <w:b/>
              </w:rPr>
            </w:pPr>
            <w:moveFrom w:id="750" w:author="BCIL" w:date="2022-11-17T12:24:00Z">
              <w:del w:id="751" w:author="BCIL" w:date="2022-11-17T12:53:00Z">
                <w:r w:rsidRPr="00F770A4" w:rsidDel="00872A90">
                  <w:rPr>
                    <w:b/>
                  </w:rPr>
                  <w:delText>Process Steps</w:delText>
                </w:r>
                <w:bookmarkStart w:id="752" w:name="_Toc119581849"/>
                <w:bookmarkStart w:id="753" w:name="_Toc119581974"/>
                <w:bookmarkEnd w:id="752"/>
                <w:bookmarkEnd w:id="753"/>
              </w:del>
            </w:moveFrom>
          </w:p>
        </w:tc>
        <w:tc>
          <w:tcPr>
            <w:tcW w:w="7512" w:type="dxa"/>
          </w:tcPr>
          <w:p w14:paraId="1A9A0C71" w14:textId="235741C6" w:rsidR="002A6659" w:rsidDel="00872A90" w:rsidRDefault="002A6659" w:rsidP="00E55F32">
            <w:pPr>
              <w:pStyle w:val="ListParagraph"/>
              <w:numPr>
                <w:ilvl w:val="0"/>
                <w:numId w:val="102"/>
              </w:numPr>
              <w:spacing w:line="360" w:lineRule="auto"/>
              <w:jc w:val="both"/>
              <w:rPr>
                <w:del w:id="754" w:author="BCIL" w:date="2022-11-17T12:53:00Z"/>
                <w:moveFrom w:id="755" w:author="BCIL" w:date="2022-11-17T12:24:00Z"/>
              </w:rPr>
            </w:pPr>
            <w:moveFrom w:id="756" w:author="BCIL" w:date="2022-11-17T12:24:00Z">
              <w:del w:id="757" w:author="BCIL" w:date="2022-11-17T12:53:00Z">
                <w:r w:rsidDel="00872A90">
                  <w:delText>User will scan Segment RFID.</w:delText>
                </w:r>
                <w:bookmarkStart w:id="758" w:name="_Toc119581850"/>
                <w:bookmarkStart w:id="759" w:name="_Toc119581975"/>
                <w:bookmarkEnd w:id="758"/>
                <w:bookmarkEnd w:id="759"/>
              </w:del>
            </w:moveFrom>
          </w:p>
          <w:p w14:paraId="22DC0413" w14:textId="70DFC7FF" w:rsidR="002A6659" w:rsidDel="00872A90" w:rsidRDefault="002A6659" w:rsidP="00E55F32">
            <w:pPr>
              <w:pStyle w:val="ListParagraph"/>
              <w:numPr>
                <w:ilvl w:val="0"/>
                <w:numId w:val="102"/>
              </w:numPr>
              <w:spacing w:line="360" w:lineRule="auto"/>
              <w:jc w:val="both"/>
              <w:rPr>
                <w:del w:id="760" w:author="BCIL" w:date="2022-11-17T12:53:00Z"/>
                <w:moveFrom w:id="761" w:author="BCIL" w:date="2022-11-17T12:24:00Z"/>
              </w:rPr>
            </w:pPr>
            <w:moveFrom w:id="762" w:author="BCIL" w:date="2022-11-17T12:24:00Z">
              <w:del w:id="763" w:author="BCIL" w:date="2022-11-17T12:53:00Z">
                <w:r w:rsidDel="00872A90">
                  <w:delText>Segment ID and Bay ID will be displayed.</w:delText>
                </w:r>
                <w:bookmarkStart w:id="764" w:name="_Toc119581851"/>
                <w:bookmarkStart w:id="765" w:name="_Toc119581976"/>
                <w:bookmarkEnd w:id="764"/>
                <w:bookmarkEnd w:id="765"/>
              </w:del>
            </w:moveFrom>
          </w:p>
          <w:p w14:paraId="6D950924" w14:textId="67EFC375" w:rsidR="002A6659" w:rsidDel="00872A90" w:rsidRDefault="002A6659" w:rsidP="00E55F32">
            <w:pPr>
              <w:pStyle w:val="ListParagraph"/>
              <w:numPr>
                <w:ilvl w:val="0"/>
                <w:numId w:val="102"/>
              </w:numPr>
              <w:spacing w:line="360" w:lineRule="auto"/>
              <w:jc w:val="both"/>
              <w:rPr>
                <w:del w:id="766" w:author="BCIL" w:date="2022-11-17T12:53:00Z"/>
                <w:moveFrom w:id="767" w:author="BCIL" w:date="2022-11-17T12:24:00Z"/>
              </w:rPr>
            </w:pPr>
            <w:moveFrom w:id="768" w:author="BCIL" w:date="2022-11-17T12:24:00Z">
              <w:del w:id="769" w:author="BCIL" w:date="2022-11-17T12:53:00Z">
                <w:r w:rsidDel="00872A90">
                  <w:delText>System will be validated for 28 days before it is Moulded.</w:delText>
                </w:r>
                <w:bookmarkStart w:id="770" w:name="_Toc119581852"/>
                <w:bookmarkStart w:id="771" w:name="_Toc119581977"/>
                <w:bookmarkEnd w:id="770"/>
                <w:bookmarkEnd w:id="771"/>
              </w:del>
            </w:moveFrom>
          </w:p>
          <w:p w14:paraId="098CABC8" w14:textId="1342B281" w:rsidR="002A6659" w:rsidDel="00872A90" w:rsidRDefault="002A6659" w:rsidP="00E55F32">
            <w:pPr>
              <w:pStyle w:val="ListParagraph"/>
              <w:numPr>
                <w:ilvl w:val="0"/>
                <w:numId w:val="102"/>
              </w:numPr>
              <w:spacing w:line="360" w:lineRule="auto"/>
              <w:jc w:val="both"/>
              <w:rPr>
                <w:del w:id="772" w:author="BCIL" w:date="2022-11-17T12:53:00Z"/>
                <w:moveFrom w:id="773" w:author="BCIL" w:date="2022-11-17T12:24:00Z"/>
              </w:rPr>
            </w:pPr>
            <w:moveFrom w:id="774" w:author="BCIL" w:date="2022-11-17T12:24:00Z">
              <w:del w:id="775" w:author="BCIL" w:date="2022-11-17T12:53:00Z">
                <w:r w:rsidDel="00872A90">
                  <w:delText>If valid (28 days over) updated in Inventory</w:delText>
                </w:r>
                <w:bookmarkStart w:id="776" w:name="_Toc119581853"/>
                <w:bookmarkStart w:id="777" w:name="_Toc119581978"/>
                <w:bookmarkEnd w:id="776"/>
                <w:bookmarkEnd w:id="777"/>
              </w:del>
            </w:moveFrom>
          </w:p>
          <w:p w14:paraId="74A6DB50" w14:textId="64E4E08C" w:rsidR="002A6659" w:rsidDel="00872A90" w:rsidRDefault="002A6659" w:rsidP="00E55F32">
            <w:pPr>
              <w:pStyle w:val="ListParagraph"/>
              <w:numPr>
                <w:ilvl w:val="0"/>
                <w:numId w:val="102"/>
              </w:numPr>
              <w:spacing w:line="360" w:lineRule="auto"/>
              <w:jc w:val="both"/>
              <w:rPr>
                <w:del w:id="778" w:author="BCIL" w:date="2022-11-17T12:53:00Z"/>
                <w:moveFrom w:id="779" w:author="BCIL" w:date="2022-11-17T12:24:00Z"/>
              </w:rPr>
            </w:pPr>
            <w:moveFrom w:id="780" w:author="BCIL" w:date="2022-11-17T12:24:00Z">
              <w:del w:id="781" w:author="BCIL" w:date="2022-11-17T12:53:00Z">
                <w:r w:rsidDel="00872A90">
                  <w:delText>If invalid (less than 28 days) it will not updated in inventory and alert is displayed.</w:delText>
                </w:r>
                <w:bookmarkStart w:id="782" w:name="_Toc119581854"/>
                <w:bookmarkStart w:id="783" w:name="_Toc119581979"/>
                <w:bookmarkEnd w:id="782"/>
                <w:bookmarkEnd w:id="783"/>
              </w:del>
            </w:moveFrom>
          </w:p>
          <w:p w14:paraId="40388D17" w14:textId="4FC0B459" w:rsidR="002A6659" w:rsidRPr="00F770A4" w:rsidDel="00872A90" w:rsidRDefault="002A6659" w:rsidP="00E55F32">
            <w:pPr>
              <w:pStyle w:val="ListParagraph"/>
              <w:numPr>
                <w:ilvl w:val="0"/>
                <w:numId w:val="102"/>
              </w:numPr>
              <w:spacing w:after="100" w:line="360" w:lineRule="auto"/>
              <w:jc w:val="both"/>
              <w:rPr>
                <w:del w:id="784" w:author="BCIL" w:date="2022-11-17T12:53:00Z"/>
                <w:moveFrom w:id="785" w:author="BCIL" w:date="2022-11-17T12:24:00Z"/>
              </w:rPr>
            </w:pPr>
            <w:moveFrom w:id="786" w:author="BCIL" w:date="2022-11-17T12:24:00Z">
              <w:del w:id="787" w:author="BCIL" w:date="2022-11-17T12:53:00Z">
                <w:r w:rsidDel="00872A90">
                  <w:delText>Segment details will be updated in the database.</w:delText>
                </w:r>
                <w:bookmarkStart w:id="788" w:name="_Toc119581855"/>
                <w:bookmarkStart w:id="789" w:name="_Toc119581980"/>
                <w:bookmarkEnd w:id="788"/>
                <w:bookmarkEnd w:id="789"/>
              </w:del>
            </w:moveFrom>
          </w:p>
        </w:tc>
        <w:bookmarkStart w:id="790" w:name="_Toc119581856"/>
        <w:bookmarkStart w:id="791" w:name="_Toc119581981"/>
        <w:bookmarkEnd w:id="790"/>
        <w:bookmarkEnd w:id="791"/>
      </w:tr>
    </w:tbl>
    <w:p w14:paraId="39912ECE" w14:textId="07F07641" w:rsidR="002A6659" w:rsidRPr="00F770A4" w:rsidDel="00872A90" w:rsidRDefault="002A6659" w:rsidP="002A6659">
      <w:pPr>
        <w:rPr>
          <w:del w:id="792" w:author="BCIL" w:date="2022-11-17T12:53:00Z"/>
          <w:moveFrom w:id="793" w:author="BCIL" w:date="2022-11-17T12:24:00Z"/>
        </w:rPr>
      </w:pPr>
      <w:bookmarkStart w:id="794" w:name="_Toc119581857"/>
      <w:bookmarkStart w:id="795" w:name="_Toc119581982"/>
      <w:bookmarkEnd w:id="794"/>
      <w:bookmarkEnd w:id="795"/>
    </w:p>
    <w:tbl>
      <w:tblPr>
        <w:tblStyle w:val="TableGrid"/>
        <w:tblW w:w="0" w:type="auto"/>
        <w:tblLook w:val="04A0" w:firstRow="1" w:lastRow="0" w:firstColumn="1" w:lastColumn="0" w:noHBand="0" w:noVBand="1"/>
      </w:tblPr>
      <w:tblGrid>
        <w:gridCol w:w="1838"/>
        <w:gridCol w:w="7512"/>
      </w:tblGrid>
      <w:tr w:rsidR="002A6659" w:rsidRPr="00F770A4" w:rsidDel="00872A90" w14:paraId="4D54C266" w14:textId="50B36035" w:rsidTr="00EA0794">
        <w:trPr>
          <w:del w:id="796" w:author="BCIL" w:date="2022-11-17T12:53:00Z"/>
        </w:trPr>
        <w:tc>
          <w:tcPr>
            <w:tcW w:w="1838" w:type="dxa"/>
            <w:shd w:val="clear" w:color="auto" w:fill="FBE4D5" w:themeFill="accent2" w:themeFillTint="33"/>
          </w:tcPr>
          <w:p w14:paraId="11BD5EF1" w14:textId="114A352A" w:rsidR="002A6659" w:rsidRPr="00F770A4" w:rsidDel="00872A90" w:rsidRDefault="002A6659" w:rsidP="00EA0794">
            <w:pPr>
              <w:spacing w:after="160" w:line="259" w:lineRule="auto"/>
              <w:rPr>
                <w:del w:id="797" w:author="BCIL" w:date="2022-11-17T12:53:00Z"/>
                <w:moveFrom w:id="798" w:author="BCIL" w:date="2022-11-17T12:24:00Z"/>
                <w:b/>
              </w:rPr>
            </w:pPr>
            <w:moveFrom w:id="799" w:author="BCIL" w:date="2022-11-17T12:24:00Z">
              <w:del w:id="800" w:author="BCIL" w:date="2022-11-17T12:53:00Z">
                <w:r w:rsidRPr="00F770A4" w:rsidDel="00872A90">
                  <w:rPr>
                    <w:b/>
                  </w:rPr>
                  <w:delText>Post-Conditions</w:delText>
                </w:r>
                <w:bookmarkStart w:id="801" w:name="_Toc119581858"/>
                <w:bookmarkStart w:id="802" w:name="_Toc119581983"/>
                <w:bookmarkEnd w:id="801"/>
                <w:bookmarkEnd w:id="802"/>
              </w:del>
            </w:moveFrom>
          </w:p>
        </w:tc>
        <w:tc>
          <w:tcPr>
            <w:tcW w:w="7512" w:type="dxa"/>
          </w:tcPr>
          <w:p w14:paraId="28F00FAE" w14:textId="37681C80" w:rsidR="002A6659" w:rsidDel="00872A90" w:rsidRDefault="002A6659" w:rsidP="00E55F32">
            <w:pPr>
              <w:pStyle w:val="ListParagraph"/>
              <w:numPr>
                <w:ilvl w:val="0"/>
                <w:numId w:val="103"/>
              </w:numPr>
              <w:spacing w:line="360" w:lineRule="auto"/>
              <w:rPr>
                <w:del w:id="803" w:author="BCIL" w:date="2022-11-17T12:53:00Z"/>
                <w:moveFrom w:id="804" w:author="BCIL" w:date="2022-11-17T12:24:00Z"/>
              </w:rPr>
            </w:pPr>
            <w:moveFrom w:id="805" w:author="BCIL" w:date="2022-11-17T12:24:00Z">
              <w:del w:id="806" w:author="BCIL" w:date="2022-11-17T12:53:00Z">
                <w:r w:rsidRPr="00774605" w:rsidDel="00872A90">
                  <w:delText>Load the segments and load into Vehicle for dispatch to CMRL Site</w:delText>
                </w:r>
                <w:r w:rsidDel="00872A90">
                  <w:delText>.</w:delText>
                </w:r>
                <w:bookmarkStart w:id="807" w:name="_Toc119581859"/>
                <w:bookmarkStart w:id="808" w:name="_Toc119581984"/>
                <w:bookmarkEnd w:id="807"/>
                <w:bookmarkEnd w:id="808"/>
              </w:del>
            </w:moveFrom>
          </w:p>
          <w:p w14:paraId="1C964EAB" w14:textId="771A8D80" w:rsidR="002A6659" w:rsidRPr="00F770A4" w:rsidDel="00872A90" w:rsidRDefault="002A6659" w:rsidP="00E55F32">
            <w:pPr>
              <w:pStyle w:val="ListParagraph"/>
              <w:numPr>
                <w:ilvl w:val="0"/>
                <w:numId w:val="103"/>
              </w:numPr>
              <w:spacing w:line="360" w:lineRule="auto"/>
              <w:rPr>
                <w:del w:id="809" w:author="BCIL" w:date="2022-11-17T12:53:00Z"/>
                <w:moveFrom w:id="810" w:author="BCIL" w:date="2022-11-17T12:24:00Z"/>
              </w:rPr>
            </w:pPr>
            <w:moveFrom w:id="811" w:author="BCIL" w:date="2022-11-17T12:24:00Z">
              <w:del w:id="812" w:author="BCIL" w:date="2022-11-17T12:53:00Z">
                <w:r w:rsidDel="00872A90">
                  <w:delText>User should be able to view the Dispatch details before sending to Customer.</w:delText>
                </w:r>
                <w:bookmarkStart w:id="813" w:name="_Toc119581860"/>
                <w:bookmarkStart w:id="814" w:name="_Toc119581985"/>
                <w:bookmarkEnd w:id="813"/>
                <w:bookmarkEnd w:id="814"/>
              </w:del>
            </w:moveFrom>
          </w:p>
        </w:tc>
        <w:bookmarkStart w:id="815" w:name="_Toc119581861"/>
        <w:bookmarkStart w:id="816" w:name="_Toc119581986"/>
        <w:bookmarkEnd w:id="815"/>
        <w:bookmarkEnd w:id="816"/>
      </w:tr>
    </w:tbl>
    <w:p w14:paraId="47B29972" w14:textId="0C7EC313" w:rsidR="002A6659" w:rsidDel="00872A90" w:rsidRDefault="002A6659" w:rsidP="002A6659">
      <w:pPr>
        <w:rPr>
          <w:del w:id="817" w:author="BCIL" w:date="2022-11-17T12:53:00Z"/>
          <w:moveFrom w:id="818" w:author="BCIL" w:date="2022-11-17T12:24:00Z"/>
        </w:rPr>
      </w:pPr>
      <w:bookmarkStart w:id="819" w:name="_Toc119581862"/>
      <w:bookmarkStart w:id="820" w:name="_Toc119581987"/>
      <w:bookmarkEnd w:id="819"/>
      <w:bookmarkEnd w:id="820"/>
    </w:p>
    <w:tbl>
      <w:tblPr>
        <w:tblStyle w:val="TableGrid"/>
        <w:tblW w:w="0" w:type="auto"/>
        <w:tblLook w:val="04A0" w:firstRow="1" w:lastRow="0" w:firstColumn="1" w:lastColumn="0" w:noHBand="0" w:noVBand="1"/>
      </w:tblPr>
      <w:tblGrid>
        <w:gridCol w:w="1838"/>
        <w:gridCol w:w="7512"/>
      </w:tblGrid>
      <w:tr w:rsidR="002A6659" w:rsidRPr="00F770A4" w:rsidDel="00872A90" w14:paraId="7CB0A4BA" w14:textId="71C2C71F" w:rsidTr="00EA0794">
        <w:trPr>
          <w:del w:id="821" w:author="BCIL" w:date="2022-11-17T12:53:00Z"/>
        </w:trPr>
        <w:tc>
          <w:tcPr>
            <w:tcW w:w="1838" w:type="dxa"/>
            <w:shd w:val="clear" w:color="auto" w:fill="FBE4D5" w:themeFill="accent2" w:themeFillTint="33"/>
          </w:tcPr>
          <w:p w14:paraId="29B594D0" w14:textId="2085F7BB" w:rsidR="002A6659" w:rsidRPr="00F770A4" w:rsidDel="00872A90" w:rsidRDefault="002A6659" w:rsidP="00EA0794">
            <w:pPr>
              <w:spacing w:after="160" w:line="259" w:lineRule="auto"/>
              <w:rPr>
                <w:del w:id="822" w:author="BCIL" w:date="2022-11-17T12:53:00Z"/>
                <w:moveFrom w:id="823" w:author="BCIL" w:date="2022-11-17T12:24:00Z"/>
                <w:b/>
              </w:rPr>
            </w:pPr>
            <w:moveFrom w:id="824" w:author="BCIL" w:date="2022-11-17T12:24:00Z">
              <w:del w:id="825" w:author="BCIL" w:date="2022-11-17T12:53:00Z">
                <w:r w:rsidRPr="00F770A4" w:rsidDel="00872A90">
                  <w:rPr>
                    <w:b/>
                  </w:rPr>
                  <w:delText>Validations</w:delText>
                </w:r>
                <w:bookmarkStart w:id="826" w:name="_Toc119581863"/>
                <w:bookmarkStart w:id="827" w:name="_Toc119581988"/>
                <w:bookmarkEnd w:id="826"/>
                <w:bookmarkEnd w:id="827"/>
              </w:del>
            </w:moveFrom>
          </w:p>
        </w:tc>
        <w:tc>
          <w:tcPr>
            <w:tcW w:w="7512" w:type="dxa"/>
          </w:tcPr>
          <w:p w14:paraId="361AC6B4" w14:textId="2FE9BF38" w:rsidR="002A6659" w:rsidRPr="004325BF" w:rsidDel="00872A90" w:rsidRDefault="002A6659" w:rsidP="00E55F32">
            <w:pPr>
              <w:pStyle w:val="ListParagraph"/>
              <w:numPr>
                <w:ilvl w:val="0"/>
                <w:numId w:val="104"/>
              </w:numPr>
              <w:spacing w:line="360" w:lineRule="auto"/>
              <w:jc w:val="both"/>
              <w:rPr>
                <w:del w:id="828" w:author="BCIL" w:date="2022-11-17T12:53:00Z"/>
                <w:moveFrom w:id="829" w:author="BCIL" w:date="2022-11-17T12:24:00Z"/>
                <w:color w:val="000000" w:themeColor="text1"/>
              </w:rPr>
            </w:pPr>
            <w:moveFrom w:id="830" w:author="BCIL" w:date="2022-11-17T12:24:00Z">
              <w:del w:id="831" w:author="BCIL" w:date="2022-11-17T12:53:00Z">
                <w:r w:rsidRPr="004325BF" w:rsidDel="00872A90">
                  <w:rPr>
                    <w:color w:val="000000" w:themeColor="text1"/>
                  </w:rPr>
                  <w:delText>An alert message is</w:delText>
                </w:r>
                <w:r w:rsidDel="00872A90">
                  <w:rPr>
                    <w:color w:val="000000" w:themeColor="text1"/>
                  </w:rPr>
                  <w:delText xml:space="preserve"> displayed in case of any error</w:delText>
                </w:r>
                <w:r w:rsidRPr="004325BF" w:rsidDel="00872A90">
                  <w:rPr>
                    <w:color w:val="000000" w:themeColor="text1"/>
                  </w:rPr>
                  <w:delText>/ invalid activity.</w:delText>
                </w:r>
                <w:bookmarkStart w:id="832" w:name="_Toc119581864"/>
                <w:bookmarkStart w:id="833" w:name="_Toc119581989"/>
                <w:bookmarkEnd w:id="832"/>
                <w:bookmarkEnd w:id="833"/>
              </w:del>
            </w:moveFrom>
          </w:p>
          <w:p w14:paraId="3C45CABF" w14:textId="4B149491" w:rsidR="002A6659" w:rsidDel="00872A90" w:rsidRDefault="002A6659" w:rsidP="00E55F32">
            <w:pPr>
              <w:pStyle w:val="ListParagraph"/>
              <w:numPr>
                <w:ilvl w:val="0"/>
                <w:numId w:val="104"/>
              </w:numPr>
              <w:spacing w:line="360" w:lineRule="auto"/>
              <w:jc w:val="both"/>
              <w:rPr>
                <w:del w:id="834" w:author="BCIL" w:date="2022-11-17T12:53:00Z"/>
                <w:moveFrom w:id="835" w:author="BCIL" w:date="2022-11-17T12:24:00Z"/>
                <w:color w:val="000000" w:themeColor="text1"/>
              </w:rPr>
            </w:pPr>
            <w:moveFrom w:id="836" w:author="BCIL" w:date="2022-11-17T12:24:00Z">
              <w:del w:id="837" w:author="BCIL" w:date="2022-11-17T12:53:00Z">
                <w:r w:rsidRPr="004325BF" w:rsidDel="00872A90">
                  <w:rPr>
                    <w:color w:val="000000" w:themeColor="text1"/>
                  </w:rPr>
                  <w:delText xml:space="preserve">An alert message is displayed </w:delText>
                </w:r>
                <w:r w:rsidDel="00872A90">
                  <w:rPr>
                    <w:color w:val="000000" w:themeColor="text1"/>
                  </w:rPr>
                  <w:delText xml:space="preserve">in case </w:delText>
                </w:r>
                <w:r w:rsidDel="00872A90">
                  <w:delText>Segment ID and Bay ID</w:delText>
                </w:r>
                <w:r w:rsidDel="00872A90">
                  <w:rPr>
                    <w:color w:val="000000" w:themeColor="text1"/>
                  </w:rPr>
                  <w:delText xml:space="preserve"> is not integrated with application.</w:delText>
                </w:r>
                <w:bookmarkStart w:id="838" w:name="_Toc119581865"/>
                <w:bookmarkStart w:id="839" w:name="_Toc119581990"/>
                <w:bookmarkEnd w:id="838"/>
                <w:bookmarkEnd w:id="839"/>
              </w:del>
            </w:moveFrom>
          </w:p>
          <w:p w14:paraId="5C7FD5AE" w14:textId="3227520D" w:rsidR="002A6659" w:rsidDel="00872A90" w:rsidRDefault="002A6659" w:rsidP="00E55F32">
            <w:pPr>
              <w:pStyle w:val="ListParagraph"/>
              <w:numPr>
                <w:ilvl w:val="0"/>
                <w:numId w:val="104"/>
              </w:numPr>
              <w:spacing w:line="360" w:lineRule="auto"/>
              <w:jc w:val="both"/>
              <w:rPr>
                <w:del w:id="840" w:author="BCIL" w:date="2022-11-17T12:53:00Z"/>
                <w:moveFrom w:id="841" w:author="BCIL" w:date="2022-11-17T12:24:00Z"/>
                <w:color w:val="000000" w:themeColor="text1"/>
              </w:rPr>
            </w:pPr>
            <w:moveFrom w:id="842" w:author="BCIL" w:date="2022-11-17T12:24:00Z">
              <w:del w:id="843" w:author="BCIL" w:date="2022-11-17T12:53:00Z">
                <w:r w:rsidRPr="004325BF" w:rsidDel="00872A90">
                  <w:rPr>
                    <w:color w:val="000000" w:themeColor="text1"/>
                  </w:rPr>
                  <w:delText xml:space="preserve">An alert message is displayed </w:delText>
                </w:r>
                <w:r w:rsidDel="00872A90">
                  <w:rPr>
                    <w:color w:val="000000" w:themeColor="text1"/>
                  </w:rPr>
                  <w:delText>in case System is not connected.</w:delText>
                </w:r>
                <w:bookmarkStart w:id="844" w:name="_Toc119581866"/>
                <w:bookmarkStart w:id="845" w:name="_Toc119581991"/>
                <w:bookmarkEnd w:id="844"/>
                <w:bookmarkEnd w:id="845"/>
              </w:del>
            </w:moveFrom>
          </w:p>
          <w:p w14:paraId="2CFCE381" w14:textId="7EDCA56A" w:rsidR="002A6659" w:rsidRPr="00BF2129" w:rsidDel="00872A90" w:rsidRDefault="002A6659" w:rsidP="00E55F32">
            <w:pPr>
              <w:pStyle w:val="ListParagraph"/>
              <w:numPr>
                <w:ilvl w:val="0"/>
                <w:numId w:val="104"/>
              </w:numPr>
              <w:spacing w:line="360" w:lineRule="auto"/>
              <w:jc w:val="both"/>
              <w:rPr>
                <w:del w:id="846" w:author="BCIL" w:date="2022-11-17T12:53:00Z"/>
                <w:moveFrom w:id="847" w:author="BCIL" w:date="2022-11-17T12:24:00Z"/>
                <w:color w:val="000000" w:themeColor="text1"/>
              </w:rPr>
            </w:pPr>
            <w:moveFrom w:id="848" w:author="BCIL" w:date="2022-11-17T12:24:00Z">
              <w:del w:id="849" w:author="BCIL" w:date="2022-11-17T12:53:00Z">
                <w:r w:rsidRPr="004325BF" w:rsidDel="00872A90">
                  <w:rPr>
                    <w:color w:val="000000" w:themeColor="text1"/>
                  </w:rPr>
                  <w:delText>An alert message is displayed in case</w:delText>
                </w:r>
                <w:r w:rsidDel="00872A90">
                  <w:rPr>
                    <w:color w:val="000000" w:themeColor="text1"/>
                  </w:rPr>
                  <w:delText xml:space="preserve"> Serial Number is not marked on Segment due to any error.</w:delText>
                </w:r>
                <w:bookmarkStart w:id="850" w:name="_Toc119581867"/>
                <w:bookmarkStart w:id="851" w:name="_Toc119581992"/>
                <w:bookmarkEnd w:id="850"/>
                <w:bookmarkEnd w:id="851"/>
              </w:del>
            </w:moveFrom>
          </w:p>
        </w:tc>
        <w:bookmarkStart w:id="852" w:name="_Toc119581868"/>
        <w:bookmarkStart w:id="853" w:name="_Toc119581993"/>
        <w:bookmarkEnd w:id="852"/>
        <w:bookmarkEnd w:id="853"/>
      </w:tr>
    </w:tbl>
    <w:p w14:paraId="1FAC5DBF" w14:textId="585DD497" w:rsidR="002A6659" w:rsidDel="00872A90" w:rsidRDefault="002A6659" w:rsidP="002A6659">
      <w:pPr>
        <w:rPr>
          <w:del w:id="854" w:author="BCIL" w:date="2022-11-17T12:53:00Z"/>
          <w:moveFrom w:id="855" w:author="BCIL" w:date="2022-11-17T12:24:00Z"/>
        </w:rPr>
      </w:pPr>
      <w:bookmarkStart w:id="856" w:name="_Toc119581869"/>
      <w:bookmarkStart w:id="857" w:name="_Toc119581994"/>
      <w:bookmarkEnd w:id="856"/>
      <w:bookmarkEnd w:id="857"/>
    </w:p>
    <w:tbl>
      <w:tblPr>
        <w:tblStyle w:val="TableGrid11"/>
        <w:tblW w:w="9355" w:type="dxa"/>
        <w:tblLook w:val="04A0" w:firstRow="1" w:lastRow="0" w:firstColumn="1" w:lastColumn="0" w:noHBand="0" w:noVBand="1"/>
      </w:tblPr>
      <w:tblGrid>
        <w:gridCol w:w="1795"/>
        <w:gridCol w:w="7560"/>
      </w:tblGrid>
      <w:tr w:rsidR="002A6659" w:rsidRPr="009E634E" w:rsidDel="00872A90" w14:paraId="07D27CC0" w14:textId="22D49559" w:rsidTr="00EA0794">
        <w:trPr>
          <w:trHeight w:val="7280"/>
          <w:del w:id="858" w:author="BCIL" w:date="2022-11-17T12:53:00Z"/>
        </w:trPr>
        <w:tc>
          <w:tcPr>
            <w:tcW w:w="1795" w:type="dxa"/>
            <w:shd w:val="clear" w:color="auto" w:fill="FBE4D5" w:themeFill="accent2" w:themeFillTint="33"/>
          </w:tcPr>
          <w:p w14:paraId="32952AB3" w14:textId="0F9835DB" w:rsidR="002A6659" w:rsidDel="00872A90" w:rsidRDefault="002A6659" w:rsidP="00EA0794">
            <w:pPr>
              <w:spacing w:line="360" w:lineRule="auto"/>
              <w:rPr>
                <w:del w:id="859" w:author="BCIL" w:date="2022-11-17T12:53:00Z"/>
                <w:moveFrom w:id="860" w:author="BCIL" w:date="2022-11-17T12:24:00Z"/>
                <w:b/>
              </w:rPr>
            </w:pPr>
            <w:moveFrom w:id="861" w:author="BCIL" w:date="2022-11-17T12:24:00Z">
              <w:del w:id="862" w:author="BCIL" w:date="2022-11-17T12:53:00Z">
                <w:r w:rsidDel="00872A90">
                  <w:rPr>
                    <w:b/>
                  </w:rPr>
                  <w:delText>Sample Screen</w:delText>
                </w:r>
                <w:bookmarkStart w:id="863" w:name="_Toc119581870"/>
                <w:bookmarkStart w:id="864" w:name="_Toc119581995"/>
                <w:bookmarkEnd w:id="863"/>
                <w:bookmarkEnd w:id="864"/>
              </w:del>
            </w:moveFrom>
          </w:p>
        </w:tc>
        <w:tc>
          <w:tcPr>
            <w:tcW w:w="7560" w:type="dxa"/>
          </w:tcPr>
          <w:p w14:paraId="1F93E55A" w14:textId="64B8DBC9" w:rsidR="002A6659" w:rsidRPr="009E634E" w:rsidDel="00872A90" w:rsidRDefault="002A6659" w:rsidP="00EA0794">
            <w:pPr>
              <w:spacing w:line="360" w:lineRule="auto"/>
              <w:rPr>
                <w:del w:id="865" w:author="BCIL" w:date="2022-11-17T12:53:00Z"/>
                <w:moveFrom w:id="866" w:author="BCIL" w:date="2022-11-17T12:24:00Z"/>
              </w:rPr>
            </w:pPr>
            <w:moveFrom w:id="867" w:author="BCIL" w:date="2022-11-17T12:24:00Z">
              <w:del w:id="868" w:author="BCIL" w:date="2022-11-17T12:53:00Z">
                <w:r w:rsidDel="00872A90">
                  <w:rPr>
                    <w:noProof/>
                  </w:rPr>
                  <w:drawing>
                    <wp:anchor distT="0" distB="0" distL="114300" distR="114300" simplePos="0" relativeHeight="253108224" behindDoc="1" locked="0" layoutInCell="1" allowOverlap="1" wp14:anchorId="2CCC8C30" wp14:editId="3E2ACC14">
                      <wp:simplePos x="0" y="0"/>
                      <wp:positionH relativeFrom="column">
                        <wp:posOffset>0</wp:posOffset>
                      </wp:positionH>
                      <wp:positionV relativeFrom="paragraph">
                        <wp:posOffset>78105</wp:posOffset>
                      </wp:positionV>
                      <wp:extent cx="2837815" cy="4167505"/>
                      <wp:effectExtent l="19050" t="19050" r="19685" b="23495"/>
                      <wp:wrapTight wrapText="bothSides">
                        <wp:wrapPolygon edited="0">
                          <wp:start x="-145" y="-99"/>
                          <wp:lineTo x="-145" y="21623"/>
                          <wp:lineTo x="21605" y="21623"/>
                          <wp:lineTo x="21605" y="-99"/>
                          <wp:lineTo x="-145" y="-99"/>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37815" cy="4167505"/>
                              </a:xfrm>
                              <a:prstGeom prst="rect">
                                <a:avLst/>
                              </a:prstGeom>
                              <a:noFill/>
                              <a:ln>
                                <a:solidFill>
                                  <a:schemeClr val="tx1"/>
                                </a:solidFill>
                              </a:ln>
                            </pic:spPr>
                          </pic:pic>
                        </a:graphicData>
                      </a:graphic>
                      <wp14:sizeRelV relativeFrom="margin">
                        <wp14:pctHeight>0</wp14:pctHeight>
                      </wp14:sizeRelV>
                    </wp:anchor>
                  </w:drawing>
                </w:r>
                <w:bookmarkStart w:id="869" w:name="_Toc119581871"/>
                <w:bookmarkStart w:id="870" w:name="_Toc119581996"/>
                <w:bookmarkEnd w:id="869"/>
                <w:bookmarkEnd w:id="870"/>
              </w:del>
            </w:moveFrom>
          </w:p>
        </w:tc>
        <w:bookmarkStart w:id="871" w:name="_Toc119581872"/>
        <w:bookmarkStart w:id="872" w:name="_Toc119581997"/>
        <w:bookmarkEnd w:id="871"/>
        <w:bookmarkEnd w:id="872"/>
      </w:tr>
    </w:tbl>
    <w:p w14:paraId="2A093B5D" w14:textId="6CB573B2" w:rsidR="002A6659" w:rsidDel="00586C49" w:rsidRDefault="002A6659" w:rsidP="002A6659">
      <w:pPr>
        <w:rPr>
          <w:moveFrom w:id="873" w:author="BCIL" w:date="2022-11-17T12:24:00Z"/>
        </w:rPr>
      </w:pPr>
      <w:moveFrom w:id="874" w:author="BCIL" w:date="2022-11-17T12:24:00Z">
        <w:r w:rsidRPr="001F6786" w:rsidDel="00586C49">
          <w:br w:type="page"/>
        </w:r>
      </w:moveFrom>
    </w:p>
    <w:p w14:paraId="74917096" w14:textId="2A9A1420" w:rsidR="002A6659" w:rsidDel="00EC330E" w:rsidRDefault="002A6659" w:rsidP="002A6659">
      <w:pPr>
        <w:pStyle w:val="Heading3"/>
        <w:rPr>
          <w:del w:id="875" w:author="BCIL" w:date="2022-11-17T12:47:00Z"/>
          <w:lang w:val="en-IN"/>
        </w:rPr>
      </w:pPr>
      <w:bookmarkStart w:id="876" w:name="_Toc118293358"/>
      <w:moveFromRangeEnd w:id="685"/>
      <w:del w:id="877" w:author="BCIL" w:date="2022-11-17T12:47:00Z">
        <w:r w:rsidRPr="008962C7" w:rsidDel="00EC330E">
          <w:rPr>
            <w:lang w:val="en-IN"/>
          </w:rPr>
          <w:delText>Segment Loading</w:delText>
        </w:r>
        <w:r w:rsidRPr="00774605" w:rsidDel="00EC330E">
          <w:rPr>
            <w:lang w:val="en-IN"/>
          </w:rPr>
          <w:delText xml:space="preserve"> and Dispatch to Site</w:delText>
        </w:r>
        <w:bookmarkStart w:id="878" w:name="_Toc119581873"/>
        <w:bookmarkStart w:id="879" w:name="_Toc119581998"/>
        <w:bookmarkStart w:id="880" w:name="_Toc119582085"/>
        <w:bookmarkStart w:id="881" w:name="_Toc119582172"/>
        <w:bookmarkEnd w:id="876"/>
        <w:bookmarkEnd w:id="878"/>
        <w:bookmarkEnd w:id="879"/>
        <w:bookmarkEnd w:id="880"/>
        <w:bookmarkEnd w:id="881"/>
      </w:del>
    </w:p>
    <w:p w14:paraId="0A991D49" w14:textId="44274F5E" w:rsidR="002A6659" w:rsidRPr="00F27A39" w:rsidDel="00EC330E" w:rsidRDefault="002A6659" w:rsidP="002A6659">
      <w:pPr>
        <w:rPr>
          <w:del w:id="882" w:author="BCIL" w:date="2022-11-17T12:47:00Z"/>
          <w:lang w:val="en-IN"/>
        </w:rPr>
      </w:pPr>
      <w:bookmarkStart w:id="883" w:name="_Toc119581874"/>
      <w:bookmarkStart w:id="884" w:name="_Toc119581999"/>
      <w:bookmarkStart w:id="885" w:name="_Toc119582086"/>
      <w:bookmarkStart w:id="886" w:name="_Toc119582173"/>
      <w:bookmarkEnd w:id="883"/>
      <w:bookmarkEnd w:id="884"/>
      <w:bookmarkEnd w:id="885"/>
      <w:bookmarkEnd w:id="886"/>
    </w:p>
    <w:p w14:paraId="2F05377D" w14:textId="152C35A3" w:rsidR="002A6659" w:rsidRPr="00F27A39" w:rsidDel="00EC330E" w:rsidRDefault="00403D68" w:rsidP="002A6659">
      <w:pPr>
        <w:rPr>
          <w:del w:id="887" w:author="BCIL" w:date="2022-11-17T12:47:00Z"/>
          <w:lang w:val="en-IN"/>
        </w:rPr>
      </w:pPr>
      <w:del w:id="888" w:author="BCIL" w:date="2022-11-17T12:47:00Z">
        <w:r w:rsidDel="00EC330E">
          <w:object w:dxaOrig="12196" w:dyaOrig="4860" w14:anchorId="43502468">
            <v:shape id="_x0000_i1038" type="#_x0000_t75" style="width:468pt;height:186pt" o:ole="">
              <v:imagedata r:id="rId63" o:title=""/>
            </v:shape>
            <o:OLEObject Type="Embed" ProgID="Visio.Drawing.15" ShapeID="_x0000_i1038" DrawAspect="Content" ObjectID="_1730800710" r:id="rId64"/>
          </w:object>
        </w:r>
        <w:bookmarkStart w:id="889" w:name="_Toc119581875"/>
        <w:bookmarkStart w:id="890" w:name="_Toc119582000"/>
        <w:bookmarkStart w:id="891" w:name="_Toc119582087"/>
        <w:bookmarkStart w:id="892" w:name="_Toc119582174"/>
        <w:bookmarkEnd w:id="889"/>
        <w:bookmarkEnd w:id="890"/>
        <w:bookmarkEnd w:id="891"/>
        <w:bookmarkEnd w:id="892"/>
      </w:del>
    </w:p>
    <w:p w14:paraId="762E7233" w14:textId="4723C184" w:rsidR="002A6659" w:rsidRPr="00F04767" w:rsidDel="00EC330E" w:rsidRDefault="002A6659" w:rsidP="002A6659">
      <w:pPr>
        <w:spacing w:after="0" w:line="480" w:lineRule="auto"/>
        <w:jc w:val="both"/>
        <w:rPr>
          <w:del w:id="893" w:author="BCIL" w:date="2022-11-17T12:47:00Z"/>
          <w:rFonts w:ascii="Calibri" w:hAnsi="Calibri"/>
          <w:b/>
          <w:color w:val="404040" w:themeColor="text1" w:themeTint="BF"/>
          <w:sz w:val="28"/>
          <w:szCs w:val="20"/>
          <w:u w:val="single"/>
        </w:rPr>
      </w:pPr>
      <w:del w:id="894" w:author="BCIL" w:date="2022-11-17T12:47:00Z">
        <w:r w:rsidRPr="000D4A6F" w:rsidDel="00EC330E">
          <w:rPr>
            <w:rFonts w:ascii="Calibri" w:hAnsi="Calibri"/>
            <w:b/>
            <w:color w:val="404040" w:themeColor="text1" w:themeTint="BF"/>
            <w:sz w:val="28"/>
            <w:szCs w:val="20"/>
            <w:u w:val="single"/>
          </w:rPr>
          <w:delText>Activities</w:delText>
        </w:r>
        <w:bookmarkStart w:id="895" w:name="_Toc119581876"/>
        <w:bookmarkStart w:id="896" w:name="_Toc119582001"/>
        <w:bookmarkStart w:id="897" w:name="_Toc119582088"/>
        <w:bookmarkStart w:id="898" w:name="_Toc119582175"/>
        <w:bookmarkEnd w:id="895"/>
        <w:bookmarkEnd w:id="896"/>
        <w:bookmarkEnd w:id="897"/>
        <w:bookmarkEnd w:id="898"/>
      </w:del>
    </w:p>
    <w:tbl>
      <w:tblPr>
        <w:tblStyle w:val="TableGrid"/>
        <w:tblW w:w="0" w:type="auto"/>
        <w:tblLook w:val="04A0" w:firstRow="1" w:lastRow="0" w:firstColumn="1" w:lastColumn="0" w:noHBand="0" w:noVBand="1"/>
      </w:tblPr>
      <w:tblGrid>
        <w:gridCol w:w="1838"/>
        <w:gridCol w:w="7512"/>
      </w:tblGrid>
      <w:tr w:rsidR="002A6659" w:rsidRPr="00F770A4" w:rsidDel="00EC330E" w14:paraId="0CB9C1BF" w14:textId="3CEA3A69" w:rsidTr="00EA0794">
        <w:trPr>
          <w:del w:id="899" w:author="BCIL" w:date="2022-11-17T12:47:00Z"/>
        </w:trPr>
        <w:tc>
          <w:tcPr>
            <w:tcW w:w="1838" w:type="dxa"/>
            <w:shd w:val="clear" w:color="auto" w:fill="FBE4D5" w:themeFill="accent2" w:themeFillTint="33"/>
          </w:tcPr>
          <w:p w14:paraId="6EE00CC7" w14:textId="41C3CE74" w:rsidR="002A6659" w:rsidRPr="00F770A4" w:rsidDel="00EC330E" w:rsidRDefault="002A6659" w:rsidP="00EA0794">
            <w:pPr>
              <w:spacing w:after="160" w:line="259" w:lineRule="auto"/>
              <w:rPr>
                <w:del w:id="900" w:author="BCIL" w:date="2022-11-17T12:47:00Z"/>
                <w:b/>
              </w:rPr>
            </w:pPr>
            <w:del w:id="901" w:author="BCIL" w:date="2022-11-17T12:47:00Z">
              <w:r w:rsidRPr="00F770A4" w:rsidDel="00EC330E">
                <w:rPr>
                  <w:b/>
                </w:rPr>
                <w:delText>Module  Description</w:delText>
              </w:r>
              <w:bookmarkStart w:id="902" w:name="_Toc119581877"/>
              <w:bookmarkStart w:id="903" w:name="_Toc119582002"/>
              <w:bookmarkStart w:id="904" w:name="_Toc119582089"/>
              <w:bookmarkStart w:id="905" w:name="_Toc119582176"/>
              <w:bookmarkEnd w:id="902"/>
              <w:bookmarkEnd w:id="903"/>
              <w:bookmarkEnd w:id="904"/>
              <w:bookmarkEnd w:id="905"/>
            </w:del>
          </w:p>
        </w:tc>
        <w:tc>
          <w:tcPr>
            <w:tcW w:w="7512" w:type="dxa"/>
          </w:tcPr>
          <w:p w14:paraId="2457310B" w14:textId="025D915C" w:rsidR="002A6659" w:rsidDel="00EC330E" w:rsidRDefault="002A6659" w:rsidP="00EA0794">
            <w:pPr>
              <w:spacing w:after="160" w:line="360" w:lineRule="auto"/>
              <w:rPr>
                <w:del w:id="906" w:author="BCIL" w:date="2022-11-17T12:47:00Z"/>
              </w:rPr>
            </w:pPr>
            <w:del w:id="907" w:author="BCIL" w:date="2022-11-17T12:47:00Z">
              <w:r w:rsidRPr="00F770A4" w:rsidDel="00EC330E">
                <w:delText xml:space="preserve">The module </w:delText>
              </w:r>
              <w:r w:rsidDel="00EC330E">
                <w:delText xml:space="preserve">will be used to pick the </w:delText>
              </w:r>
              <w:r w:rsidRPr="00774605" w:rsidDel="00EC330E">
                <w:delText xml:space="preserve">Segment </w:delText>
              </w:r>
              <w:r w:rsidDel="00EC330E">
                <w:delText xml:space="preserve">that </w:delText>
              </w:r>
              <w:r w:rsidRPr="00774605" w:rsidDel="00EC330E">
                <w:delText>will be dispatched to destination from Yard against Delivery Challan and details for the same</w:delText>
              </w:r>
              <w:r w:rsidDel="00EC330E">
                <w:delText xml:space="preserve"> will be update the corresponding details in database.</w:delText>
              </w:r>
              <w:bookmarkStart w:id="908" w:name="_Toc119581878"/>
              <w:bookmarkStart w:id="909" w:name="_Toc119582003"/>
              <w:bookmarkStart w:id="910" w:name="_Toc119582090"/>
              <w:bookmarkStart w:id="911" w:name="_Toc119582177"/>
              <w:bookmarkEnd w:id="908"/>
              <w:bookmarkEnd w:id="909"/>
              <w:bookmarkEnd w:id="910"/>
              <w:bookmarkEnd w:id="911"/>
            </w:del>
          </w:p>
          <w:p w14:paraId="40014B7D" w14:textId="7EFCA245" w:rsidR="002A6659" w:rsidRPr="00A30576" w:rsidDel="00EC330E" w:rsidRDefault="002A6659" w:rsidP="00EA0794">
            <w:pPr>
              <w:spacing w:after="160" w:line="360" w:lineRule="auto"/>
              <w:rPr>
                <w:del w:id="912" w:author="BCIL" w:date="2022-11-17T12:47:00Z"/>
                <w:b/>
                <w:bCs/>
                <w:i/>
                <w:color w:val="000000" w:themeColor="text1"/>
              </w:rPr>
            </w:pPr>
            <w:del w:id="913" w:author="BCIL" w:date="2022-11-17T12:47:00Z">
              <w:r w:rsidRPr="00A30576" w:rsidDel="00EC330E">
                <w:rPr>
                  <w:b/>
                  <w:bCs/>
                  <w:i/>
                  <w:color w:val="000000" w:themeColor="text1"/>
                </w:rPr>
                <w:delText>*This activity will be done using Device Application.</w:delText>
              </w:r>
              <w:bookmarkStart w:id="914" w:name="_Toc119581879"/>
              <w:bookmarkStart w:id="915" w:name="_Toc119582004"/>
              <w:bookmarkStart w:id="916" w:name="_Toc119582091"/>
              <w:bookmarkStart w:id="917" w:name="_Toc119582178"/>
              <w:bookmarkEnd w:id="914"/>
              <w:bookmarkEnd w:id="915"/>
              <w:bookmarkEnd w:id="916"/>
              <w:bookmarkEnd w:id="917"/>
            </w:del>
          </w:p>
        </w:tc>
        <w:bookmarkStart w:id="918" w:name="_Toc119581880"/>
        <w:bookmarkStart w:id="919" w:name="_Toc119582005"/>
        <w:bookmarkStart w:id="920" w:name="_Toc119582092"/>
        <w:bookmarkStart w:id="921" w:name="_Toc119582179"/>
        <w:bookmarkEnd w:id="918"/>
        <w:bookmarkEnd w:id="919"/>
        <w:bookmarkEnd w:id="920"/>
        <w:bookmarkEnd w:id="921"/>
      </w:tr>
    </w:tbl>
    <w:p w14:paraId="4D4A6CDD" w14:textId="00CFA60A" w:rsidR="002A6659" w:rsidRPr="00F770A4" w:rsidDel="00EC330E" w:rsidRDefault="002A6659" w:rsidP="002A6659">
      <w:pPr>
        <w:rPr>
          <w:del w:id="922" w:author="BCIL" w:date="2022-11-17T12:47:00Z"/>
        </w:rPr>
      </w:pPr>
      <w:bookmarkStart w:id="923" w:name="_Toc119581881"/>
      <w:bookmarkStart w:id="924" w:name="_Toc119582006"/>
      <w:bookmarkStart w:id="925" w:name="_Toc119582093"/>
      <w:bookmarkStart w:id="926" w:name="_Toc119582180"/>
      <w:bookmarkEnd w:id="923"/>
      <w:bookmarkEnd w:id="924"/>
      <w:bookmarkEnd w:id="925"/>
      <w:bookmarkEnd w:id="926"/>
    </w:p>
    <w:tbl>
      <w:tblPr>
        <w:tblStyle w:val="TableGrid"/>
        <w:tblW w:w="0" w:type="auto"/>
        <w:tblLook w:val="04A0" w:firstRow="1" w:lastRow="0" w:firstColumn="1" w:lastColumn="0" w:noHBand="0" w:noVBand="1"/>
      </w:tblPr>
      <w:tblGrid>
        <w:gridCol w:w="1838"/>
        <w:gridCol w:w="7512"/>
      </w:tblGrid>
      <w:tr w:rsidR="002A6659" w:rsidRPr="00F770A4" w:rsidDel="00EC330E" w14:paraId="6AA75C58" w14:textId="3058E089" w:rsidTr="00EA0794">
        <w:trPr>
          <w:trHeight w:val="406"/>
          <w:del w:id="927" w:author="BCIL" w:date="2022-11-17T12:47:00Z"/>
        </w:trPr>
        <w:tc>
          <w:tcPr>
            <w:tcW w:w="1838" w:type="dxa"/>
            <w:shd w:val="clear" w:color="auto" w:fill="FBE4D5" w:themeFill="accent2" w:themeFillTint="33"/>
          </w:tcPr>
          <w:p w14:paraId="3B3F4821" w14:textId="39218395" w:rsidR="002A6659" w:rsidRPr="00F770A4" w:rsidDel="00EC330E" w:rsidRDefault="002A6659" w:rsidP="00EA0794">
            <w:pPr>
              <w:spacing w:after="160" w:line="259" w:lineRule="auto"/>
              <w:rPr>
                <w:del w:id="928" w:author="BCIL" w:date="2022-11-17T12:47:00Z"/>
                <w:b/>
              </w:rPr>
            </w:pPr>
            <w:del w:id="929" w:author="BCIL" w:date="2022-11-17T12:47:00Z">
              <w:r w:rsidRPr="00F770A4" w:rsidDel="00EC330E">
                <w:rPr>
                  <w:b/>
                </w:rPr>
                <w:delText>Pre-Conditions</w:delText>
              </w:r>
              <w:bookmarkStart w:id="930" w:name="_Toc119581882"/>
              <w:bookmarkStart w:id="931" w:name="_Toc119582007"/>
              <w:bookmarkStart w:id="932" w:name="_Toc119582094"/>
              <w:bookmarkStart w:id="933" w:name="_Toc119582181"/>
              <w:bookmarkEnd w:id="930"/>
              <w:bookmarkEnd w:id="931"/>
              <w:bookmarkEnd w:id="932"/>
              <w:bookmarkEnd w:id="933"/>
            </w:del>
          </w:p>
        </w:tc>
        <w:tc>
          <w:tcPr>
            <w:tcW w:w="7512" w:type="dxa"/>
          </w:tcPr>
          <w:p w14:paraId="05BEFEC5" w14:textId="55C1BC93" w:rsidR="002A6659" w:rsidDel="00EC330E" w:rsidRDefault="002A6659" w:rsidP="00E55F32">
            <w:pPr>
              <w:pStyle w:val="ListParagraph"/>
              <w:numPr>
                <w:ilvl w:val="0"/>
                <w:numId w:val="105"/>
              </w:numPr>
              <w:spacing w:line="360" w:lineRule="auto"/>
              <w:jc w:val="both"/>
              <w:rPr>
                <w:del w:id="934" w:author="BCIL" w:date="2022-11-17T12:47:00Z"/>
              </w:rPr>
            </w:pPr>
            <w:del w:id="935" w:author="BCIL" w:date="2022-11-17T12:47:00Z">
              <w:r w:rsidDel="00EC330E">
                <w:delText>Segment should have RFID barcode marked.</w:delText>
              </w:r>
              <w:bookmarkStart w:id="936" w:name="_Toc119581883"/>
              <w:bookmarkStart w:id="937" w:name="_Toc119582008"/>
              <w:bookmarkStart w:id="938" w:name="_Toc119582095"/>
              <w:bookmarkStart w:id="939" w:name="_Toc119582182"/>
              <w:bookmarkEnd w:id="936"/>
              <w:bookmarkEnd w:id="937"/>
              <w:bookmarkEnd w:id="938"/>
              <w:bookmarkEnd w:id="939"/>
            </w:del>
          </w:p>
          <w:p w14:paraId="0B408ACF" w14:textId="4954C40D" w:rsidR="002A6659" w:rsidDel="00EC330E" w:rsidRDefault="002A6659" w:rsidP="00E55F32">
            <w:pPr>
              <w:pStyle w:val="ListParagraph"/>
              <w:numPr>
                <w:ilvl w:val="0"/>
                <w:numId w:val="105"/>
              </w:numPr>
              <w:spacing w:line="360" w:lineRule="auto"/>
              <w:jc w:val="both"/>
              <w:rPr>
                <w:del w:id="940" w:author="BCIL" w:date="2022-11-17T12:47:00Z"/>
              </w:rPr>
            </w:pPr>
            <w:del w:id="941" w:author="BCIL" w:date="2022-11-17T12:47:00Z">
              <w:r w:rsidRPr="00774605" w:rsidDel="00EC330E">
                <w:delText>Scan Segment RFID and check Quality</w:delText>
              </w:r>
              <w:r w:rsidDel="00EC330E">
                <w:delText>.</w:delText>
              </w:r>
              <w:bookmarkStart w:id="942" w:name="_Toc119581884"/>
              <w:bookmarkStart w:id="943" w:name="_Toc119582009"/>
              <w:bookmarkStart w:id="944" w:name="_Toc119582096"/>
              <w:bookmarkStart w:id="945" w:name="_Toc119582183"/>
              <w:bookmarkEnd w:id="942"/>
              <w:bookmarkEnd w:id="943"/>
              <w:bookmarkEnd w:id="944"/>
              <w:bookmarkEnd w:id="945"/>
            </w:del>
          </w:p>
          <w:p w14:paraId="4619E65D" w14:textId="07039ADE" w:rsidR="002A6659" w:rsidRPr="00F770A4" w:rsidDel="00EC330E" w:rsidRDefault="002A6659" w:rsidP="00E55F32">
            <w:pPr>
              <w:pStyle w:val="ListParagraph"/>
              <w:numPr>
                <w:ilvl w:val="0"/>
                <w:numId w:val="105"/>
              </w:numPr>
              <w:spacing w:line="360" w:lineRule="auto"/>
              <w:jc w:val="both"/>
              <w:rPr>
                <w:del w:id="946" w:author="BCIL" w:date="2022-11-17T12:47:00Z"/>
              </w:rPr>
            </w:pPr>
            <w:del w:id="947" w:author="BCIL" w:date="2022-11-17T12:47:00Z">
              <w:r w:rsidDel="00EC330E">
                <w:delText>Delivery details to be verified.</w:delText>
              </w:r>
              <w:bookmarkStart w:id="948" w:name="_Toc119581885"/>
              <w:bookmarkStart w:id="949" w:name="_Toc119582010"/>
              <w:bookmarkStart w:id="950" w:name="_Toc119582097"/>
              <w:bookmarkStart w:id="951" w:name="_Toc119582184"/>
              <w:bookmarkEnd w:id="948"/>
              <w:bookmarkEnd w:id="949"/>
              <w:bookmarkEnd w:id="950"/>
              <w:bookmarkEnd w:id="951"/>
            </w:del>
          </w:p>
        </w:tc>
        <w:bookmarkStart w:id="952" w:name="_Toc119581886"/>
        <w:bookmarkStart w:id="953" w:name="_Toc119582011"/>
        <w:bookmarkStart w:id="954" w:name="_Toc119582098"/>
        <w:bookmarkStart w:id="955" w:name="_Toc119582185"/>
        <w:bookmarkEnd w:id="952"/>
        <w:bookmarkEnd w:id="953"/>
        <w:bookmarkEnd w:id="954"/>
        <w:bookmarkEnd w:id="955"/>
      </w:tr>
    </w:tbl>
    <w:p w14:paraId="318E7EA7" w14:textId="5CAAAFD9" w:rsidR="002A6659" w:rsidRPr="00F770A4" w:rsidDel="00EC330E" w:rsidRDefault="002A6659" w:rsidP="002A6659">
      <w:pPr>
        <w:rPr>
          <w:del w:id="956" w:author="BCIL" w:date="2022-11-17T12:47:00Z"/>
        </w:rPr>
      </w:pPr>
      <w:bookmarkStart w:id="957" w:name="_Toc119581887"/>
      <w:bookmarkStart w:id="958" w:name="_Toc119582012"/>
      <w:bookmarkStart w:id="959" w:name="_Toc119582099"/>
      <w:bookmarkStart w:id="960" w:name="_Toc119582186"/>
      <w:bookmarkEnd w:id="957"/>
      <w:bookmarkEnd w:id="958"/>
      <w:bookmarkEnd w:id="959"/>
      <w:bookmarkEnd w:id="960"/>
    </w:p>
    <w:tbl>
      <w:tblPr>
        <w:tblStyle w:val="TableGrid"/>
        <w:tblW w:w="0" w:type="auto"/>
        <w:tblLook w:val="04A0" w:firstRow="1" w:lastRow="0" w:firstColumn="1" w:lastColumn="0" w:noHBand="0" w:noVBand="1"/>
      </w:tblPr>
      <w:tblGrid>
        <w:gridCol w:w="1838"/>
        <w:gridCol w:w="7512"/>
      </w:tblGrid>
      <w:tr w:rsidR="002A6659" w:rsidRPr="00F770A4" w:rsidDel="00EC330E" w14:paraId="26932BA2" w14:textId="5C4BD356" w:rsidTr="00EA0794">
        <w:trPr>
          <w:del w:id="961" w:author="BCIL" w:date="2022-11-17T12:47:00Z"/>
        </w:trPr>
        <w:tc>
          <w:tcPr>
            <w:tcW w:w="1838" w:type="dxa"/>
            <w:shd w:val="clear" w:color="auto" w:fill="FBE4D5" w:themeFill="accent2" w:themeFillTint="33"/>
          </w:tcPr>
          <w:p w14:paraId="429D889C" w14:textId="1B290DFF" w:rsidR="002A6659" w:rsidRPr="00F770A4" w:rsidDel="00EC330E" w:rsidRDefault="002A6659" w:rsidP="00EA0794">
            <w:pPr>
              <w:spacing w:after="160" w:line="259" w:lineRule="auto"/>
              <w:rPr>
                <w:del w:id="962" w:author="BCIL" w:date="2022-11-17T12:47:00Z"/>
                <w:b/>
              </w:rPr>
            </w:pPr>
            <w:del w:id="963" w:author="BCIL" w:date="2022-11-17T12:47:00Z">
              <w:r w:rsidRPr="00F770A4" w:rsidDel="00EC330E">
                <w:rPr>
                  <w:b/>
                </w:rPr>
                <w:delText>Process Steps</w:delText>
              </w:r>
              <w:bookmarkStart w:id="964" w:name="_Toc119581888"/>
              <w:bookmarkStart w:id="965" w:name="_Toc119582013"/>
              <w:bookmarkStart w:id="966" w:name="_Toc119582100"/>
              <w:bookmarkStart w:id="967" w:name="_Toc119582187"/>
              <w:bookmarkEnd w:id="964"/>
              <w:bookmarkEnd w:id="965"/>
              <w:bookmarkEnd w:id="966"/>
              <w:bookmarkEnd w:id="967"/>
            </w:del>
          </w:p>
        </w:tc>
        <w:tc>
          <w:tcPr>
            <w:tcW w:w="7512" w:type="dxa"/>
          </w:tcPr>
          <w:p w14:paraId="308EAE80" w14:textId="110AB446" w:rsidR="002A6659" w:rsidDel="00EC330E" w:rsidRDefault="002A6659" w:rsidP="00E55F32">
            <w:pPr>
              <w:pStyle w:val="ListParagraph"/>
              <w:numPr>
                <w:ilvl w:val="0"/>
                <w:numId w:val="106"/>
              </w:numPr>
              <w:spacing w:line="360" w:lineRule="auto"/>
              <w:rPr>
                <w:del w:id="968" w:author="BCIL" w:date="2022-11-17T12:47:00Z"/>
              </w:rPr>
            </w:pPr>
            <w:del w:id="969" w:author="BCIL" w:date="2022-11-17T12:47:00Z">
              <w:r w:rsidDel="00EC330E">
                <w:delText>The Delivery Challan details get created by user.</w:delText>
              </w:r>
              <w:bookmarkStart w:id="970" w:name="_Toc119581889"/>
              <w:bookmarkStart w:id="971" w:name="_Toc119582014"/>
              <w:bookmarkStart w:id="972" w:name="_Toc119582101"/>
              <w:bookmarkStart w:id="973" w:name="_Toc119582188"/>
              <w:bookmarkEnd w:id="970"/>
              <w:bookmarkEnd w:id="971"/>
              <w:bookmarkEnd w:id="972"/>
              <w:bookmarkEnd w:id="973"/>
            </w:del>
          </w:p>
          <w:p w14:paraId="6CC93891" w14:textId="7A3AC09A" w:rsidR="002A6659" w:rsidDel="00EC330E" w:rsidRDefault="002A6659" w:rsidP="00E55F32">
            <w:pPr>
              <w:pStyle w:val="ListParagraph"/>
              <w:numPr>
                <w:ilvl w:val="0"/>
                <w:numId w:val="106"/>
              </w:numPr>
              <w:spacing w:line="360" w:lineRule="auto"/>
              <w:rPr>
                <w:del w:id="974" w:author="BCIL" w:date="2022-11-17T12:47:00Z"/>
              </w:rPr>
            </w:pPr>
            <w:del w:id="975" w:author="BCIL" w:date="2022-11-17T12:47:00Z">
              <w:r w:rsidDel="00EC330E">
                <w:delText>Select RFI Number, Delivery Date, Location etc.</w:delText>
              </w:r>
              <w:bookmarkStart w:id="976" w:name="_Toc119581890"/>
              <w:bookmarkStart w:id="977" w:name="_Toc119582015"/>
              <w:bookmarkStart w:id="978" w:name="_Toc119582102"/>
              <w:bookmarkStart w:id="979" w:name="_Toc119582189"/>
              <w:bookmarkEnd w:id="976"/>
              <w:bookmarkEnd w:id="977"/>
              <w:bookmarkEnd w:id="978"/>
              <w:bookmarkEnd w:id="979"/>
            </w:del>
          </w:p>
          <w:p w14:paraId="7E8C0B3B" w14:textId="3AFBD19A" w:rsidR="002A6659" w:rsidDel="00EC330E" w:rsidRDefault="002A6659" w:rsidP="00E55F32">
            <w:pPr>
              <w:pStyle w:val="ListParagraph"/>
              <w:numPr>
                <w:ilvl w:val="0"/>
                <w:numId w:val="106"/>
              </w:numPr>
              <w:spacing w:line="360" w:lineRule="auto"/>
              <w:rPr>
                <w:del w:id="980" w:author="BCIL" w:date="2022-11-17T12:47:00Z"/>
              </w:rPr>
            </w:pPr>
            <w:del w:id="981" w:author="BCIL" w:date="2022-11-17T12:47:00Z">
              <w:r w:rsidDel="00EC330E">
                <w:delText>Load and dispatch segments and dispatch to CMRL Site.</w:delText>
              </w:r>
              <w:bookmarkStart w:id="982" w:name="_Toc119581891"/>
              <w:bookmarkStart w:id="983" w:name="_Toc119582016"/>
              <w:bookmarkStart w:id="984" w:name="_Toc119582103"/>
              <w:bookmarkStart w:id="985" w:name="_Toc119582190"/>
              <w:bookmarkEnd w:id="982"/>
              <w:bookmarkEnd w:id="983"/>
              <w:bookmarkEnd w:id="984"/>
              <w:bookmarkEnd w:id="985"/>
            </w:del>
          </w:p>
          <w:p w14:paraId="5D97E0AD" w14:textId="7230FC4C" w:rsidR="002A6659" w:rsidRPr="00F770A4" w:rsidDel="00EC330E" w:rsidRDefault="002A6659" w:rsidP="00E55F32">
            <w:pPr>
              <w:pStyle w:val="ListParagraph"/>
              <w:numPr>
                <w:ilvl w:val="0"/>
                <w:numId w:val="106"/>
              </w:numPr>
              <w:spacing w:line="360" w:lineRule="auto"/>
              <w:rPr>
                <w:del w:id="986" w:author="BCIL" w:date="2022-11-17T12:47:00Z"/>
              </w:rPr>
            </w:pPr>
            <w:del w:id="987" w:author="BCIL" w:date="2022-11-17T12:47:00Z">
              <w:r w:rsidDel="00EC330E">
                <w:delText>Save corresponding details in database.</w:delText>
              </w:r>
              <w:bookmarkStart w:id="988" w:name="_Toc119581892"/>
              <w:bookmarkStart w:id="989" w:name="_Toc119582017"/>
              <w:bookmarkStart w:id="990" w:name="_Toc119582104"/>
              <w:bookmarkStart w:id="991" w:name="_Toc119582191"/>
              <w:bookmarkEnd w:id="988"/>
              <w:bookmarkEnd w:id="989"/>
              <w:bookmarkEnd w:id="990"/>
              <w:bookmarkEnd w:id="991"/>
            </w:del>
          </w:p>
        </w:tc>
        <w:bookmarkStart w:id="992" w:name="_Toc119581893"/>
        <w:bookmarkStart w:id="993" w:name="_Toc119582018"/>
        <w:bookmarkStart w:id="994" w:name="_Toc119582105"/>
        <w:bookmarkStart w:id="995" w:name="_Toc119582192"/>
        <w:bookmarkEnd w:id="992"/>
        <w:bookmarkEnd w:id="993"/>
        <w:bookmarkEnd w:id="994"/>
        <w:bookmarkEnd w:id="995"/>
      </w:tr>
    </w:tbl>
    <w:p w14:paraId="38468F88" w14:textId="63F78174" w:rsidR="002A6659" w:rsidDel="00EC330E" w:rsidRDefault="002A6659" w:rsidP="002A6659">
      <w:pPr>
        <w:rPr>
          <w:del w:id="996" w:author="BCIL" w:date="2022-11-17T12:47:00Z"/>
        </w:rPr>
      </w:pPr>
      <w:bookmarkStart w:id="997" w:name="_Toc119581894"/>
      <w:bookmarkStart w:id="998" w:name="_Toc119582019"/>
      <w:bookmarkStart w:id="999" w:name="_Toc119582106"/>
      <w:bookmarkStart w:id="1000" w:name="_Toc119582193"/>
      <w:bookmarkEnd w:id="997"/>
      <w:bookmarkEnd w:id="998"/>
      <w:bookmarkEnd w:id="999"/>
      <w:bookmarkEnd w:id="1000"/>
    </w:p>
    <w:tbl>
      <w:tblPr>
        <w:tblStyle w:val="TableGrid"/>
        <w:tblW w:w="0" w:type="auto"/>
        <w:tblLook w:val="04A0" w:firstRow="1" w:lastRow="0" w:firstColumn="1" w:lastColumn="0" w:noHBand="0" w:noVBand="1"/>
      </w:tblPr>
      <w:tblGrid>
        <w:gridCol w:w="1838"/>
        <w:gridCol w:w="7512"/>
      </w:tblGrid>
      <w:tr w:rsidR="002A6659" w:rsidRPr="00F770A4" w:rsidDel="00EC330E" w14:paraId="2FB8FB51" w14:textId="4EBF7BC5" w:rsidTr="00EA0794">
        <w:trPr>
          <w:del w:id="1001" w:author="BCIL" w:date="2022-11-17T12:47:00Z"/>
        </w:trPr>
        <w:tc>
          <w:tcPr>
            <w:tcW w:w="1838" w:type="dxa"/>
            <w:shd w:val="clear" w:color="auto" w:fill="FBE4D5" w:themeFill="accent2" w:themeFillTint="33"/>
          </w:tcPr>
          <w:p w14:paraId="49E554B2" w14:textId="292E189B" w:rsidR="002A6659" w:rsidRPr="00F770A4" w:rsidDel="00EC330E" w:rsidRDefault="002A6659" w:rsidP="00EA0794">
            <w:pPr>
              <w:spacing w:after="160" w:line="259" w:lineRule="auto"/>
              <w:rPr>
                <w:del w:id="1002" w:author="BCIL" w:date="2022-11-17T12:47:00Z"/>
                <w:b/>
              </w:rPr>
            </w:pPr>
            <w:del w:id="1003" w:author="BCIL" w:date="2022-11-17T12:47:00Z">
              <w:r w:rsidRPr="00F770A4" w:rsidDel="00EC330E">
                <w:rPr>
                  <w:b/>
                </w:rPr>
                <w:delText>Post-Conditions</w:delText>
              </w:r>
              <w:bookmarkStart w:id="1004" w:name="_Toc119581895"/>
              <w:bookmarkStart w:id="1005" w:name="_Toc119582020"/>
              <w:bookmarkStart w:id="1006" w:name="_Toc119582107"/>
              <w:bookmarkStart w:id="1007" w:name="_Toc119582194"/>
              <w:bookmarkEnd w:id="1004"/>
              <w:bookmarkEnd w:id="1005"/>
              <w:bookmarkEnd w:id="1006"/>
              <w:bookmarkEnd w:id="1007"/>
            </w:del>
          </w:p>
        </w:tc>
        <w:tc>
          <w:tcPr>
            <w:tcW w:w="7512" w:type="dxa"/>
          </w:tcPr>
          <w:p w14:paraId="7DEF1417" w14:textId="6872C780" w:rsidR="002A6659" w:rsidDel="00EC330E" w:rsidRDefault="002A6659" w:rsidP="00E55F32">
            <w:pPr>
              <w:pStyle w:val="ListParagraph"/>
              <w:numPr>
                <w:ilvl w:val="0"/>
                <w:numId w:val="107"/>
              </w:numPr>
              <w:spacing w:line="360" w:lineRule="auto"/>
              <w:rPr>
                <w:del w:id="1008" w:author="BCIL" w:date="2022-11-17T12:47:00Z"/>
              </w:rPr>
            </w:pPr>
            <w:del w:id="1009" w:author="BCIL" w:date="2022-11-17T12:47:00Z">
              <w:r w:rsidDel="00EC330E">
                <w:delText>Segment which are picked can be move for loading.</w:delText>
              </w:r>
              <w:bookmarkStart w:id="1010" w:name="_Toc119581896"/>
              <w:bookmarkStart w:id="1011" w:name="_Toc119582021"/>
              <w:bookmarkStart w:id="1012" w:name="_Toc119582108"/>
              <w:bookmarkStart w:id="1013" w:name="_Toc119582195"/>
              <w:bookmarkEnd w:id="1010"/>
              <w:bookmarkEnd w:id="1011"/>
              <w:bookmarkEnd w:id="1012"/>
              <w:bookmarkEnd w:id="1013"/>
            </w:del>
          </w:p>
          <w:p w14:paraId="57E2B7FB" w14:textId="71FB3F7C" w:rsidR="002A6659" w:rsidRPr="00F770A4" w:rsidDel="00EC330E" w:rsidRDefault="002A6659" w:rsidP="00E55F32">
            <w:pPr>
              <w:pStyle w:val="ListParagraph"/>
              <w:numPr>
                <w:ilvl w:val="0"/>
                <w:numId w:val="107"/>
              </w:numPr>
              <w:spacing w:line="360" w:lineRule="auto"/>
              <w:rPr>
                <w:del w:id="1014" w:author="BCIL" w:date="2022-11-17T12:47:00Z"/>
              </w:rPr>
            </w:pPr>
            <w:del w:id="1015" w:author="BCIL" w:date="2022-11-17T12:47:00Z">
              <w:r w:rsidDel="00EC330E">
                <w:delText>Segment should get updated as per database.</w:delText>
              </w:r>
              <w:bookmarkStart w:id="1016" w:name="_Toc119581897"/>
              <w:bookmarkStart w:id="1017" w:name="_Toc119582022"/>
              <w:bookmarkStart w:id="1018" w:name="_Toc119582109"/>
              <w:bookmarkStart w:id="1019" w:name="_Toc119582196"/>
              <w:bookmarkEnd w:id="1016"/>
              <w:bookmarkEnd w:id="1017"/>
              <w:bookmarkEnd w:id="1018"/>
              <w:bookmarkEnd w:id="1019"/>
            </w:del>
          </w:p>
        </w:tc>
        <w:bookmarkStart w:id="1020" w:name="_Toc119581898"/>
        <w:bookmarkStart w:id="1021" w:name="_Toc119582023"/>
        <w:bookmarkStart w:id="1022" w:name="_Toc119582110"/>
        <w:bookmarkStart w:id="1023" w:name="_Toc119582197"/>
        <w:bookmarkEnd w:id="1020"/>
        <w:bookmarkEnd w:id="1021"/>
        <w:bookmarkEnd w:id="1022"/>
        <w:bookmarkEnd w:id="1023"/>
      </w:tr>
    </w:tbl>
    <w:p w14:paraId="1DE519E8" w14:textId="22FC1AFF" w:rsidR="002A6659" w:rsidDel="00EC330E" w:rsidRDefault="002A6659" w:rsidP="002A6659">
      <w:pPr>
        <w:rPr>
          <w:del w:id="1024" w:author="BCIL" w:date="2022-11-17T12:47:00Z"/>
        </w:rPr>
      </w:pPr>
      <w:bookmarkStart w:id="1025" w:name="_Toc119581899"/>
      <w:bookmarkStart w:id="1026" w:name="_Toc119582024"/>
      <w:bookmarkStart w:id="1027" w:name="_Toc119582111"/>
      <w:bookmarkStart w:id="1028" w:name="_Toc119582198"/>
      <w:bookmarkEnd w:id="1025"/>
      <w:bookmarkEnd w:id="1026"/>
      <w:bookmarkEnd w:id="1027"/>
      <w:bookmarkEnd w:id="1028"/>
    </w:p>
    <w:tbl>
      <w:tblPr>
        <w:tblStyle w:val="TableGrid"/>
        <w:tblW w:w="0" w:type="auto"/>
        <w:tblLook w:val="04A0" w:firstRow="1" w:lastRow="0" w:firstColumn="1" w:lastColumn="0" w:noHBand="0" w:noVBand="1"/>
      </w:tblPr>
      <w:tblGrid>
        <w:gridCol w:w="1838"/>
        <w:gridCol w:w="7512"/>
      </w:tblGrid>
      <w:tr w:rsidR="002A6659" w:rsidRPr="00F770A4" w:rsidDel="00EC330E" w14:paraId="271F8473" w14:textId="08754D54" w:rsidTr="00EA0794">
        <w:trPr>
          <w:del w:id="1029" w:author="BCIL" w:date="2022-11-17T12:47:00Z"/>
        </w:trPr>
        <w:tc>
          <w:tcPr>
            <w:tcW w:w="1838" w:type="dxa"/>
            <w:shd w:val="clear" w:color="auto" w:fill="FBE4D5" w:themeFill="accent2" w:themeFillTint="33"/>
          </w:tcPr>
          <w:p w14:paraId="05FD13B9" w14:textId="0A2C222A" w:rsidR="002A6659" w:rsidRPr="00F770A4" w:rsidDel="00EC330E" w:rsidRDefault="002A6659" w:rsidP="00EA0794">
            <w:pPr>
              <w:spacing w:after="160" w:line="259" w:lineRule="auto"/>
              <w:rPr>
                <w:del w:id="1030" w:author="BCIL" w:date="2022-11-17T12:47:00Z"/>
                <w:b/>
              </w:rPr>
            </w:pPr>
            <w:del w:id="1031" w:author="BCIL" w:date="2022-11-17T12:47:00Z">
              <w:r w:rsidRPr="00F770A4" w:rsidDel="00EC330E">
                <w:rPr>
                  <w:b/>
                </w:rPr>
                <w:delText>Validations</w:delText>
              </w:r>
              <w:bookmarkStart w:id="1032" w:name="_Toc119581900"/>
              <w:bookmarkStart w:id="1033" w:name="_Toc119582025"/>
              <w:bookmarkStart w:id="1034" w:name="_Toc119582112"/>
              <w:bookmarkStart w:id="1035" w:name="_Toc119582199"/>
              <w:bookmarkEnd w:id="1032"/>
              <w:bookmarkEnd w:id="1033"/>
              <w:bookmarkEnd w:id="1034"/>
              <w:bookmarkEnd w:id="1035"/>
            </w:del>
          </w:p>
        </w:tc>
        <w:tc>
          <w:tcPr>
            <w:tcW w:w="7512" w:type="dxa"/>
          </w:tcPr>
          <w:p w14:paraId="58EA6657" w14:textId="5A2765B2" w:rsidR="002A6659" w:rsidDel="00EC330E" w:rsidRDefault="002A6659" w:rsidP="00E55F32">
            <w:pPr>
              <w:pStyle w:val="ListParagraph"/>
              <w:numPr>
                <w:ilvl w:val="0"/>
                <w:numId w:val="108"/>
              </w:numPr>
              <w:spacing w:line="360" w:lineRule="auto"/>
              <w:rPr>
                <w:del w:id="1036" w:author="BCIL" w:date="2022-11-17T12:47:00Z"/>
              </w:rPr>
            </w:pPr>
            <w:del w:id="1037" w:author="BCIL" w:date="2022-11-17T12:47:00Z">
              <w:r w:rsidDel="00EC330E">
                <w:delText>An alert should be displayed in case segment not marked is scanned.</w:delText>
              </w:r>
              <w:bookmarkStart w:id="1038" w:name="_Toc119581901"/>
              <w:bookmarkStart w:id="1039" w:name="_Toc119582026"/>
              <w:bookmarkStart w:id="1040" w:name="_Toc119582113"/>
              <w:bookmarkStart w:id="1041" w:name="_Toc119582200"/>
              <w:bookmarkEnd w:id="1038"/>
              <w:bookmarkEnd w:id="1039"/>
              <w:bookmarkEnd w:id="1040"/>
              <w:bookmarkEnd w:id="1041"/>
            </w:del>
          </w:p>
          <w:p w14:paraId="3364F20C" w14:textId="34753F99" w:rsidR="002A6659" w:rsidDel="00EC330E" w:rsidRDefault="002A6659" w:rsidP="00E55F32">
            <w:pPr>
              <w:pStyle w:val="ListParagraph"/>
              <w:numPr>
                <w:ilvl w:val="0"/>
                <w:numId w:val="108"/>
              </w:numPr>
              <w:spacing w:line="360" w:lineRule="auto"/>
              <w:rPr>
                <w:del w:id="1042" w:author="BCIL" w:date="2022-11-17T12:47:00Z"/>
              </w:rPr>
            </w:pPr>
            <w:del w:id="1043" w:author="BCIL" w:date="2022-11-17T12:47:00Z">
              <w:r w:rsidDel="00EC330E">
                <w:delText>An alert should be displayed if Dispatch details is not available in list.</w:delText>
              </w:r>
              <w:bookmarkStart w:id="1044" w:name="_Toc119581902"/>
              <w:bookmarkStart w:id="1045" w:name="_Toc119582027"/>
              <w:bookmarkStart w:id="1046" w:name="_Toc119582114"/>
              <w:bookmarkStart w:id="1047" w:name="_Toc119582201"/>
              <w:bookmarkEnd w:id="1044"/>
              <w:bookmarkEnd w:id="1045"/>
              <w:bookmarkEnd w:id="1046"/>
              <w:bookmarkEnd w:id="1047"/>
            </w:del>
          </w:p>
          <w:p w14:paraId="42A6730D" w14:textId="11159392" w:rsidR="002A6659" w:rsidDel="00EC330E" w:rsidRDefault="002A6659" w:rsidP="00E55F32">
            <w:pPr>
              <w:pStyle w:val="ListParagraph"/>
              <w:numPr>
                <w:ilvl w:val="0"/>
                <w:numId w:val="108"/>
              </w:numPr>
              <w:spacing w:line="360" w:lineRule="auto"/>
              <w:rPr>
                <w:del w:id="1048" w:author="BCIL" w:date="2022-11-17T12:47:00Z"/>
              </w:rPr>
            </w:pPr>
            <w:del w:id="1049" w:author="BCIL" w:date="2022-11-17T12:47:00Z">
              <w:r w:rsidDel="00EC330E">
                <w:delText>An alert should be displayed if wrong segment is picked.</w:delText>
              </w:r>
              <w:bookmarkStart w:id="1050" w:name="_Toc119581903"/>
              <w:bookmarkStart w:id="1051" w:name="_Toc119582028"/>
              <w:bookmarkStart w:id="1052" w:name="_Toc119582115"/>
              <w:bookmarkStart w:id="1053" w:name="_Toc119582202"/>
              <w:bookmarkEnd w:id="1050"/>
              <w:bookmarkEnd w:id="1051"/>
              <w:bookmarkEnd w:id="1052"/>
              <w:bookmarkEnd w:id="1053"/>
            </w:del>
          </w:p>
          <w:p w14:paraId="06989883" w14:textId="31D661DE" w:rsidR="002A6659" w:rsidRPr="00F770A4" w:rsidDel="00EC330E" w:rsidRDefault="002A6659" w:rsidP="00E55F32">
            <w:pPr>
              <w:pStyle w:val="ListParagraph"/>
              <w:numPr>
                <w:ilvl w:val="0"/>
                <w:numId w:val="108"/>
              </w:numPr>
              <w:spacing w:line="360" w:lineRule="auto"/>
              <w:rPr>
                <w:del w:id="1054" w:author="BCIL" w:date="2022-11-17T12:47:00Z"/>
              </w:rPr>
            </w:pPr>
            <w:del w:id="1055" w:author="BCIL" w:date="2022-11-17T12:47:00Z">
              <w:r w:rsidDel="00EC330E">
                <w:delText>An alert will be displayed if Picked segment quantity entered is more than the quantity stated in segment loading and dispatch list.</w:delText>
              </w:r>
              <w:bookmarkStart w:id="1056" w:name="_Toc119581904"/>
              <w:bookmarkStart w:id="1057" w:name="_Toc119582029"/>
              <w:bookmarkStart w:id="1058" w:name="_Toc119582116"/>
              <w:bookmarkStart w:id="1059" w:name="_Toc119582203"/>
              <w:bookmarkEnd w:id="1056"/>
              <w:bookmarkEnd w:id="1057"/>
              <w:bookmarkEnd w:id="1058"/>
              <w:bookmarkEnd w:id="1059"/>
            </w:del>
          </w:p>
        </w:tc>
        <w:bookmarkStart w:id="1060" w:name="_Toc119581905"/>
        <w:bookmarkStart w:id="1061" w:name="_Toc119582030"/>
        <w:bookmarkStart w:id="1062" w:name="_Toc119582117"/>
        <w:bookmarkStart w:id="1063" w:name="_Toc119582204"/>
        <w:bookmarkEnd w:id="1060"/>
        <w:bookmarkEnd w:id="1061"/>
        <w:bookmarkEnd w:id="1062"/>
        <w:bookmarkEnd w:id="1063"/>
      </w:tr>
    </w:tbl>
    <w:p w14:paraId="7F2905B7" w14:textId="17245487" w:rsidR="002A6659" w:rsidDel="00EC330E" w:rsidRDefault="002A6659" w:rsidP="002A6659">
      <w:pPr>
        <w:rPr>
          <w:del w:id="1064" w:author="BCIL" w:date="2022-11-17T12:47:00Z"/>
        </w:rPr>
      </w:pPr>
      <w:bookmarkStart w:id="1065" w:name="_Toc119581906"/>
      <w:bookmarkStart w:id="1066" w:name="_Toc119582031"/>
      <w:bookmarkStart w:id="1067" w:name="_Toc119582118"/>
      <w:bookmarkStart w:id="1068" w:name="_Toc119582205"/>
      <w:bookmarkEnd w:id="1065"/>
      <w:bookmarkEnd w:id="1066"/>
      <w:bookmarkEnd w:id="1067"/>
      <w:bookmarkEnd w:id="1068"/>
    </w:p>
    <w:tbl>
      <w:tblPr>
        <w:tblStyle w:val="TableGrid11"/>
        <w:tblW w:w="9355" w:type="dxa"/>
        <w:tblLook w:val="04A0" w:firstRow="1" w:lastRow="0" w:firstColumn="1" w:lastColumn="0" w:noHBand="0" w:noVBand="1"/>
        <w:tblPrChange w:id="1069" w:author="BCIL" w:date="2022-11-17T12:36:00Z">
          <w:tblPr>
            <w:tblStyle w:val="TableGrid11"/>
            <w:tblW w:w="9355" w:type="dxa"/>
            <w:tblLook w:val="04A0" w:firstRow="1" w:lastRow="0" w:firstColumn="1" w:lastColumn="0" w:noHBand="0" w:noVBand="1"/>
          </w:tblPr>
        </w:tblPrChange>
      </w:tblPr>
      <w:tblGrid>
        <w:gridCol w:w="1795"/>
        <w:gridCol w:w="7560"/>
        <w:tblGridChange w:id="1070">
          <w:tblGrid>
            <w:gridCol w:w="1795"/>
            <w:gridCol w:w="7560"/>
          </w:tblGrid>
        </w:tblGridChange>
      </w:tblGrid>
      <w:tr w:rsidR="002A6659" w:rsidRPr="009E634E" w:rsidDel="00EC330E" w14:paraId="0B3D50E3" w14:textId="76ECC1F1" w:rsidTr="00BA4F55">
        <w:trPr>
          <w:trHeight w:val="8891"/>
          <w:del w:id="1071" w:author="BCIL" w:date="2022-11-17T12:47:00Z"/>
          <w:trPrChange w:id="1072" w:author="BCIL" w:date="2022-11-17T12:36:00Z">
            <w:trPr>
              <w:trHeight w:val="10421"/>
            </w:trPr>
          </w:trPrChange>
        </w:trPr>
        <w:tc>
          <w:tcPr>
            <w:tcW w:w="1795" w:type="dxa"/>
            <w:shd w:val="clear" w:color="auto" w:fill="FBE4D5" w:themeFill="accent2" w:themeFillTint="33"/>
            <w:tcPrChange w:id="1073" w:author="BCIL" w:date="2022-11-17T12:36:00Z">
              <w:tcPr>
                <w:tcW w:w="1795" w:type="dxa"/>
                <w:shd w:val="clear" w:color="auto" w:fill="FBE4D5" w:themeFill="accent2" w:themeFillTint="33"/>
              </w:tcPr>
            </w:tcPrChange>
          </w:tcPr>
          <w:p w14:paraId="63CD4ACB" w14:textId="04A176B9" w:rsidR="002A6659" w:rsidDel="00EC330E" w:rsidRDefault="002A6659" w:rsidP="00EA0794">
            <w:pPr>
              <w:spacing w:line="360" w:lineRule="auto"/>
              <w:rPr>
                <w:del w:id="1074" w:author="BCIL" w:date="2022-11-17T12:47:00Z"/>
                <w:b/>
              </w:rPr>
            </w:pPr>
            <w:del w:id="1075" w:author="BCIL" w:date="2022-11-17T12:47:00Z">
              <w:r w:rsidRPr="008962C7" w:rsidDel="00EC330E">
                <w:rPr>
                  <w:b/>
                </w:rPr>
                <w:delText>Sample Screen</w:delText>
              </w:r>
              <w:bookmarkStart w:id="1076" w:name="_Toc119581907"/>
              <w:bookmarkStart w:id="1077" w:name="_Toc119582032"/>
              <w:bookmarkStart w:id="1078" w:name="_Toc119582119"/>
              <w:bookmarkStart w:id="1079" w:name="_Toc119582206"/>
              <w:bookmarkEnd w:id="1076"/>
              <w:bookmarkEnd w:id="1077"/>
              <w:bookmarkEnd w:id="1078"/>
              <w:bookmarkEnd w:id="1079"/>
            </w:del>
          </w:p>
        </w:tc>
        <w:tc>
          <w:tcPr>
            <w:tcW w:w="7560" w:type="dxa"/>
            <w:tcPrChange w:id="1080" w:author="BCIL" w:date="2022-11-17T12:36:00Z">
              <w:tcPr>
                <w:tcW w:w="7560" w:type="dxa"/>
              </w:tcPr>
            </w:tcPrChange>
          </w:tcPr>
          <w:p w14:paraId="55BB3DC3" w14:textId="59A80E69" w:rsidR="002A6659" w:rsidRPr="009E634E" w:rsidDel="00EC330E" w:rsidRDefault="002A6659" w:rsidP="00EA0794">
            <w:pPr>
              <w:spacing w:line="360" w:lineRule="auto"/>
              <w:rPr>
                <w:del w:id="1081" w:author="BCIL" w:date="2022-11-17T12:47:00Z"/>
              </w:rPr>
            </w:pPr>
            <w:del w:id="1082" w:author="BCIL" w:date="2022-11-17T12:47:00Z">
              <w:r w:rsidDel="00EC330E">
                <w:rPr>
                  <w:noProof/>
                </w:rPr>
                <w:drawing>
                  <wp:anchor distT="0" distB="0" distL="114300" distR="114300" simplePos="0" relativeHeight="253110272" behindDoc="1" locked="0" layoutInCell="1" allowOverlap="1" wp14:anchorId="32A0ED8D" wp14:editId="53C2A74B">
                    <wp:simplePos x="0" y="0"/>
                    <wp:positionH relativeFrom="column">
                      <wp:posOffset>-4445</wp:posOffset>
                    </wp:positionH>
                    <wp:positionV relativeFrom="paragraph">
                      <wp:posOffset>75565</wp:posOffset>
                    </wp:positionV>
                    <wp:extent cx="3189605" cy="5365115"/>
                    <wp:effectExtent l="0" t="0" r="0" b="6985"/>
                    <wp:wrapTight wrapText="bothSides">
                      <wp:wrapPolygon edited="0">
                        <wp:start x="0" y="0"/>
                        <wp:lineTo x="0" y="21551"/>
                        <wp:lineTo x="21415" y="21551"/>
                        <wp:lineTo x="2141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89605" cy="5365115"/>
                            </a:xfrm>
                            <a:prstGeom prst="rect">
                              <a:avLst/>
                            </a:prstGeom>
                            <a:noFill/>
                          </pic:spPr>
                        </pic:pic>
                      </a:graphicData>
                    </a:graphic>
                    <wp14:sizeRelH relativeFrom="margin">
                      <wp14:pctWidth>0</wp14:pctWidth>
                    </wp14:sizeRelH>
                    <wp14:sizeRelV relativeFrom="margin">
                      <wp14:pctHeight>0</wp14:pctHeight>
                    </wp14:sizeRelV>
                  </wp:anchor>
                </w:drawing>
              </w:r>
              <w:bookmarkStart w:id="1083" w:name="_Toc119581908"/>
              <w:bookmarkStart w:id="1084" w:name="_Toc119582033"/>
              <w:bookmarkStart w:id="1085" w:name="_Toc119582120"/>
              <w:bookmarkStart w:id="1086" w:name="_Toc119582207"/>
              <w:bookmarkEnd w:id="1083"/>
              <w:bookmarkEnd w:id="1084"/>
              <w:bookmarkEnd w:id="1085"/>
              <w:bookmarkEnd w:id="1086"/>
            </w:del>
          </w:p>
        </w:tc>
        <w:bookmarkStart w:id="1087" w:name="_Toc119581909"/>
        <w:bookmarkStart w:id="1088" w:name="_Toc119582034"/>
        <w:bookmarkStart w:id="1089" w:name="_Toc119582121"/>
        <w:bookmarkStart w:id="1090" w:name="_Toc119582208"/>
        <w:bookmarkEnd w:id="1087"/>
        <w:bookmarkEnd w:id="1088"/>
        <w:bookmarkEnd w:id="1089"/>
        <w:bookmarkEnd w:id="1090"/>
      </w:tr>
    </w:tbl>
    <w:p w14:paraId="41751269" w14:textId="73D93A73" w:rsidR="00CA3322" w:rsidDel="00EC330E" w:rsidRDefault="00CA3322" w:rsidP="00CA3322">
      <w:pPr>
        <w:rPr>
          <w:del w:id="1091" w:author="BCIL" w:date="2022-11-17T12:47:00Z"/>
        </w:rPr>
      </w:pPr>
      <w:bookmarkStart w:id="1092" w:name="_Toc119581910"/>
      <w:bookmarkStart w:id="1093" w:name="_Toc119582035"/>
      <w:bookmarkStart w:id="1094" w:name="_Toc119582122"/>
      <w:bookmarkStart w:id="1095" w:name="_Toc119582209"/>
      <w:bookmarkEnd w:id="1092"/>
      <w:bookmarkEnd w:id="1093"/>
      <w:bookmarkEnd w:id="1094"/>
      <w:bookmarkEnd w:id="1095"/>
    </w:p>
    <w:p w14:paraId="7FB5D951" w14:textId="6FA45060" w:rsidR="008908DA" w:rsidDel="00EC330E" w:rsidRDefault="008908DA">
      <w:pPr>
        <w:rPr>
          <w:del w:id="1096" w:author="BCIL" w:date="2022-11-17T12:47:00Z"/>
        </w:rPr>
      </w:pPr>
      <w:del w:id="1097" w:author="BCIL" w:date="2022-11-17T12:47:00Z">
        <w:r w:rsidDel="00EC330E">
          <w:br w:type="page"/>
        </w:r>
      </w:del>
    </w:p>
    <w:p w14:paraId="504BE9DB" w14:textId="0A29768D" w:rsidR="00E917B9" w:rsidRDefault="00774605" w:rsidP="00774605">
      <w:pPr>
        <w:pStyle w:val="Heading2"/>
      </w:pPr>
      <w:bookmarkStart w:id="1098" w:name="_Toc119582210"/>
      <w:r w:rsidRPr="00774605">
        <w:t xml:space="preserve">Segment Site </w:t>
      </w:r>
      <w:r w:rsidR="00E917B9">
        <w:t>Identification Operations</w:t>
      </w:r>
      <w:bookmarkEnd w:id="398"/>
      <w:bookmarkEnd w:id="1098"/>
      <w:r w:rsidR="00E917B9">
        <w:t xml:space="preserve"> </w:t>
      </w:r>
    </w:p>
    <w:p w14:paraId="5AC8B957" w14:textId="77777777" w:rsidR="00EA0794" w:rsidRDefault="00EA0794" w:rsidP="00EA0794">
      <w:pPr>
        <w:pStyle w:val="Heading3"/>
      </w:pPr>
      <w:bookmarkStart w:id="1099" w:name="_Toc118293360"/>
      <w:bookmarkStart w:id="1100" w:name="_Toc119582211"/>
      <w:r w:rsidRPr="00774605">
        <w:t xml:space="preserve">Segment Delivery &amp; </w:t>
      </w:r>
      <w:r>
        <w:t xml:space="preserve">Quality </w:t>
      </w:r>
      <w:r w:rsidRPr="00774605">
        <w:t>Inspection</w:t>
      </w:r>
      <w:bookmarkEnd w:id="1099"/>
      <w:bookmarkEnd w:id="1100"/>
    </w:p>
    <w:p w14:paraId="617B216F" w14:textId="77777777" w:rsidR="00EA0794" w:rsidRPr="00F27A39" w:rsidRDefault="00EA0794" w:rsidP="00EA0794"/>
    <w:p w14:paraId="4BBE8F91" w14:textId="77777777" w:rsidR="00EA0794" w:rsidRPr="00F27A39" w:rsidRDefault="00EA0794" w:rsidP="00EA0794">
      <w:r>
        <w:object w:dxaOrig="15210" w:dyaOrig="5280" w14:anchorId="12C2EB47">
          <v:shape id="_x0000_i1039" type="#_x0000_t75" style="width:468pt;height:162pt" o:ole="">
            <v:imagedata r:id="rId66" o:title=""/>
          </v:shape>
          <o:OLEObject Type="Embed" ProgID="Visio.Drawing.15" ShapeID="_x0000_i1039" DrawAspect="Content" ObjectID="_1730800711" r:id="rId67"/>
        </w:object>
      </w:r>
    </w:p>
    <w:p w14:paraId="68968B42" w14:textId="77777777" w:rsidR="00EA0794" w:rsidRDefault="00EA0794" w:rsidP="00EA0794">
      <w:pPr>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EA0794" w14:paraId="71ABFDC8" w14:textId="77777777" w:rsidTr="00EA0794">
        <w:tc>
          <w:tcPr>
            <w:tcW w:w="1838" w:type="dxa"/>
            <w:shd w:val="clear" w:color="auto" w:fill="FBE4D5" w:themeFill="accent2" w:themeFillTint="33"/>
          </w:tcPr>
          <w:p w14:paraId="72695E28" w14:textId="77777777" w:rsidR="00EA0794" w:rsidRPr="009C2094" w:rsidRDefault="00EA0794" w:rsidP="00EA0794">
            <w:pPr>
              <w:spacing w:line="360" w:lineRule="auto"/>
              <w:rPr>
                <w:b/>
              </w:rPr>
            </w:pPr>
            <w:r w:rsidRPr="009C2094">
              <w:rPr>
                <w:b/>
              </w:rPr>
              <w:t>Module  Description</w:t>
            </w:r>
          </w:p>
        </w:tc>
        <w:tc>
          <w:tcPr>
            <w:tcW w:w="7512" w:type="dxa"/>
          </w:tcPr>
          <w:p w14:paraId="4F4E160C" w14:textId="77777777" w:rsidR="00EA0794" w:rsidRDefault="00EA0794" w:rsidP="00EA0794">
            <w:pPr>
              <w:pStyle w:val="CommentText"/>
              <w:spacing w:line="360" w:lineRule="auto"/>
              <w:jc w:val="both"/>
            </w:pPr>
            <w:r>
              <w:t xml:space="preserve">This module will be used </w:t>
            </w:r>
            <w:r w:rsidRPr="00774605">
              <w:t>after dispatch from yard, truck will reach the destination, and Segment will be unloaded at implementation site. In case of any damaged Segment shall be returned to yard. The module will help user to update the Segment delivery details in database.</w:t>
            </w:r>
          </w:p>
          <w:p w14:paraId="01B0AB65" w14:textId="77777777" w:rsidR="00EA0794" w:rsidRPr="0029258A" w:rsidRDefault="00EA0794" w:rsidP="00EA0794">
            <w:pPr>
              <w:pStyle w:val="CommentText"/>
              <w:spacing w:line="360" w:lineRule="auto"/>
              <w:rPr>
                <w:b/>
                <w:bCs/>
                <w:i/>
                <w:iCs/>
                <w:color w:val="000000" w:themeColor="text1"/>
              </w:rPr>
            </w:pPr>
            <w:r w:rsidRPr="0080014E">
              <w:rPr>
                <w:b/>
                <w:bCs/>
                <w:i/>
                <w:iCs/>
                <w:color w:val="000000" w:themeColor="text1"/>
              </w:rPr>
              <w:t>This activity will</w:t>
            </w:r>
            <w:r>
              <w:rPr>
                <w:b/>
                <w:bCs/>
                <w:i/>
                <w:iCs/>
                <w:color w:val="000000" w:themeColor="text1"/>
              </w:rPr>
              <w:t xml:space="preserve"> be done using device and Web Application.</w:t>
            </w:r>
          </w:p>
        </w:tc>
      </w:tr>
    </w:tbl>
    <w:p w14:paraId="6E33D56C" w14:textId="77777777" w:rsidR="00EA0794" w:rsidRDefault="00EA0794" w:rsidP="00EA0794">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EA0794" w14:paraId="588E2858" w14:textId="77777777" w:rsidTr="00EA0794">
        <w:tc>
          <w:tcPr>
            <w:tcW w:w="1838" w:type="dxa"/>
            <w:shd w:val="clear" w:color="auto" w:fill="FBE4D5" w:themeFill="accent2" w:themeFillTint="33"/>
          </w:tcPr>
          <w:p w14:paraId="558F7310" w14:textId="77777777" w:rsidR="00EA0794" w:rsidRPr="00CE3DEE" w:rsidRDefault="00EA0794" w:rsidP="00EA0794">
            <w:pPr>
              <w:spacing w:line="360" w:lineRule="auto"/>
              <w:rPr>
                <w:b/>
              </w:rPr>
            </w:pPr>
            <w:r w:rsidRPr="00CE3DEE">
              <w:rPr>
                <w:b/>
              </w:rPr>
              <w:t>Pre-Conditions</w:t>
            </w:r>
          </w:p>
        </w:tc>
        <w:tc>
          <w:tcPr>
            <w:tcW w:w="7512" w:type="dxa"/>
            <w:shd w:val="clear" w:color="auto" w:fill="auto"/>
          </w:tcPr>
          <w:p w14:paraId="7B3E1D20" w14:textId="77777777" w:rsidR="00EA0794" w:rsidRDefault="00EA0794" w:rsidP="00EA0794">
            <w:pPr>
              <w:pStyle w:val="ListParagraph"/>
              <w:numPr>
                <w:ilvl w:val="0"/>
                <w:numId w:val="40"/>
              </w:numPr>
              <w:spacing w:line="360" w:lineRule="auto"/>
            </w:pPr>
            <w:r w:rsidRPr="00774605">
              <w:t>Scan Segment RFID and check Quality</w:t>
            </w:r>
            <w:r>
              <w:t>.</w:t>
            </w:r>
          </w:p>
          <w:p w14:paraId="18F05F8B" w14:textId="77777777" w:rsidR="00EA0794" w:rsidRDefault="00EA0794" w:rsidP="00EA0794">
            <w:pPr>
              <w:pStyle w:val="ListParagraph"/>
              <w:numPr>
                <w:ilvl w:val="0"/>
                <w:numId w:val="40"/>
              </w:numPr>
              <w:spacing w:line="360" w:lineRule="auto"/>
            </w:pPr>
            <w:r w:rsidRPr="00774605">
              <w:t>Update Segment Status based on quality – Accepted for Erection or Rejected.</w:t>
            </w:r>
          </w:p>
        </w:tc>
      </w:tr>
    </w:tbl>
    <w:p w14:paraId="60AE916E" w14:textId="77777777" w:rsidR="00EA0794" w:rsidRDefault="00EA0794" w:rsidP="00EA0794">
      <w:pPr>
        <w:spacing w:after="0" w:line="360" w:lineRule="auto"/>
      </w:pPr>
    </w:p>
    <w:tbl>
      <w:tblPr>
        <w:tblStyle w:val="TableGrid"/>
        <w:tblW w:w="0" w:type="auto"/>
        <w:tblLook w:val="04A0" w:firstRow="1" w:lastRow="0" w:firstColumn="1" w:lastColumn="0" w:noHBand="0" w:noVBand="1"/>
      </w:tblPr>
      <w:tblGrid>
        <w:gridCol w:w="1838"/>
        <w:gridCol w:w="7512"/>
      </w:tblGrid>
      <w:tr w:rsidR="00EA0794" w14:paraId="11585E86" w14:textId="77777777" w:rsidTr="00EA0794">
        <w:trPr>
          <w:trHeight w:val="1455"/>
        </w:trPr>
        <w:tc>
          <w:tcPr>
            <w:tcW w:w="1838" w:type="dxa"/>
            <w:shd w:val="clear" w:color="auto" w:fill="FBE4D5" w:themeFill="accent2" w:themeFillTint="33"/>
          </w:tcPr>
          <w:p w14:paraId="240E2485" w14:textId="77777777" w:rsidR="00EA0794" w:rsidRPr="00CE3DEE" w:rsidRDefault="00EA0794" w:rsidP="00EA0794">
            <w:pPr>
              <w:spacing w:line="360" w:lineRule="auto"/>
              <w:rPr>
                <w:b/>
              </w:rPr>
            </w:pPr>
            <w:r w:rsidRPr="00CE3DEE">
              <w:rPr>
                <w:b/>
              </w:rPr>
              <w:t>Process Steps</w:t>
            </w:r>
          </w:p>
        </w:tc>
        <w:tc>
          <w:tcPr>
            <w:tcW w:w="7512" w:type="dxa"/>
          </w:tcPr>
          <w:p w14:paraId="4D9BC9F3" w14:textId="77777777" w:rsidR="00EA0794" w:rsidRDefault="00EA0794" w:rsidP="00EA0794">
            <w:pPr>
              <w:pStyle w:val="CommentText"/>
              <w:numPr>
                <w:ilvl w:val="0"/>
                <w:numId w:val="31"/>
              </w:numPr>
              <w:spacing w:line="360" w:lineRule="auto"/>
            </w:pPr>
            <w:r>
              <w:t>Select the RFI no from the list.</w:t>
            </w:r>
          </w:p>
          <w:p w14:paraId="6C9F3BA0" w14:textId="1785EC2B" w:rsidR="00EA0794" w:rsidRDefault="00EA0794" w:rsidP="00EA0794">
            <w:pPr>
              <w:pStyle w:val="CommentText"/>
              <w:numPr>
                <w:ilvl w:val="0"/>
                <w:numId w:val="31"/>
              </w:numPr>
              <w:spacing w:line="360" w:lineRule="auto"/>
            </w:pPr>
            <w:r>
              <w:t xml:space="preserve">Scan the Segment </w:t>
            </w:r>
            <w:r w:rsidR="00511A61">
              <w:t>RFID Tag Id</w:t>
            </w:r>
            <w:r>
              <w:t>.</w:t>
            </w:r>
          </w:p>
          <w:p w14:paraId="33BF6CDA" w14:textId="77777777" w:rsidR="00EA0794" w:rsidRDefault="00EA0794" w:rsidP="00EA0794">
            <w:pPr>
              <w:pStyle w:val="CommentText"/>
              <w:numPr>
                <w:ilvl w:val="0"/>
                <w:numId w:val="31"/>
              </w:numPr>
              <w:spacing w:line="360" w:lineRule="auto"/>
            </w:pPr>
            <w:r>
              <w:t>Enter the receiver personnel details.</w:t>
            </w:r>
          </w:p>
          <w:p w14:paraId="51BFA742" w14:textId="77777777" w:rsidR="00EA0794" w:rsidRDefault="00EA0794" w:rsidP="00EA0794">
            <w:pPr>
              <w:pStyle w:val="CommentText"/>
              <w:numPr>
                <w:ilvl w:val="0"/>
                <w:numId w:val="31"/>
              </w:numPr>
              <w:spacing w:line="360" w:lineRule="auto"/>
            </w:pPr>
            <w:r>
              <w:t>Unload segment from the transport vehicle.</w:t>
            </w:r>
          </w:p>
          <w:p w14:paraId="4080746E" w14:textId="77777777" w:rsidR="00EA0794" w:rsidRDefault="00EA0794" w:rsidP="00EA0794">
            <w:pPr>
              <w:pStyle w:val="CommentText"/>
              <w:numPr>
                <w:ilvl w:val="0"/>
                <w:numId w:val="31"/>
              </w:numPr>
              <w:spacing w:line="360" w:lineRule="auto"/>
            </w:pPr>
            <w:r>
              <w:t>Verify the segments for any damages while transportation.</w:t>
            </w:r>
          </w:p>
          <w:p w14:paraId="1AFF778E" w14:textId="77777777" w:rsidR="00EA0794" w:rsidRDefault="00EA0794" w:rsidP="00EA0794">
            <w:pPr>
              <w:pStyle w:val="CommentText"/>
              <w:numPr>
                <w:ilvl w:val="0"/>
                <w:numId w:val="31"/>
              </w:numPr>
              <w:spacing w:line="360" w:lineRule="auto"/>
            </w:pPr>
            <w:r>
              <w:t>In case of any damage send the segments is discarded.</w:t>
            </w:r>
          </w:p>
          <w:p w14:paraId="559A4306" w14:textId="77777777" w:rsidR="00EA0794" w:rsidRDefault="00EA0794" w:rsidP="00EA0794">
            <w:pPr>
              <w:pStyle w:val="CommentText"/>
              <w:numPr>
                <w:ilvl w:val="0"/>
                <w:numId w:val="31"/>
              </w:numPr>
              <w:spacing w:line="360" w:lineRule="auto"/>
            </w:pPr>
            <w:r>
              <w:t>The time of delivery will captured by the system.</w:t>
            </w:r>
          </w:p>
          <w:p w14:paraId="1A0A1F1D" w14:textId="77777777" w:rsidR="00EA0794" w:rsidRPr="00FE4232" w:rsidRDefault="00EA0794" w:rsidP="00EA0794">
            <w:pPr>
              <w:pStyle w:val="CommentText"/>
              <w:numPr>
                <w:ilvl w:val="0"/>
                <w:numId w:val="31"/>
              </w:numPr>
              <w:spacing w:line="360" w:lineRule="auto"/>
            </w:pPr>
            <w:r>
              <w:t>Corresponding details will be updated in database.</w:t>
            </w:r>
          </w:p>
        </w:tc>
      </w:tr>
    </w:tbl>
    <w:p w14:paraId="062EFCFF" w14:textId="77777777" w:rsidR="00EA0794" w:rsidRDefault="00EA0794" w:rsidP="00EA0794">
      <w:pPr>
        <w:spacing w:after="0" w:line="360" w:lineRule="auto"/>
      </w:pPr>
    </w:p>
    <w:tbl>
      <w:tblPr>
        <w:tblStyle w:val="TableGrid"/>
        <w:tblW w:w="0" w:type="auto"/>
        <w:tblLook w:val="04A0" w:firstRow="1" w:lastRow="0" w:firstColumn="1" w:lastColumn="0" w:noHBand="0" w:noVBand="1"/>
      </w:tblPr>
      <w:tblGrid>
        <w:gridCol w:w="1838"/>
        <w:gridCol w:w="7512"/>
      </w:tblGrid>
      <w:tr w:rsidR="00EA0794" w14:paraId="13FB8F84" w14:textId="77777777" w:rsidTr="00EA0794">
        <w:tc>
          <w:tcPr>
            <w:tcW w:w="1838" w:type="dxa"/>
            <w:shd w:val="clear" w:color="auto" w:fill="FBE4D5" w:themeFill="accent2" w:themeFillTint="33"/>
          </w:tcPr>
          <w:p w14:paraId="53AC6C98" w14:textId="77777777" w:rsidR="00EA0794" w:rsidRPr="00CE3DEE" w:rsidRDefault="00EA0794" w:rsidP="00EA0794">
            <w:pPr>
              <w:spacing w:line="360" w:lineRule="auto"/>
              <w:rPr>
                <w:b/>
              </w:rPr>
            </w:pPr>
            <w:r w:rsidRPr="00CE3DEE">
              <w:rPr>
                <w:b/>
              </w:rPr>
              <w:t>Post-Conditions</w:t>
            </w:r>
          </w:p>
        </w:tc>
        <w:tc>
          <w:tcPr>
            <w:tcW w:w="7512" w:type="dxa"/>
          </w:tcPr>
          <w:p w14:paraId="18CEF8A2" w14:textId="77777777" w:rsidR="00EA0794" w:rsidRDefault="00EA0794" w:rsidP="00EA0794">
            <w:pPr>
              <w:pStyle w:val="ListParagraph"/>
              <w:numPr>
                <w:ilvl w:val="0"/>
                <w:numId w:val="41"/>
              </w:numPr>
              <w:spacing w:after="100" w:line="360" w:lineRule="auto"/>
              <w:jc w:val="both"/>
            </w:pPr>
            <w:r w:rsidRPr="00FA63FC">
              <w:t>All accepted Segments shall be moved to Tunnel Location</w:t>
            </w:r>
            <w:r>
              <w:t>.</w:t>
            </w:r>
          </w:p>
          <w:p w14:paraId="57252A87" w14:textId="77777777" w:rsidR="00EA0794" w:rsidRDefault="00EA0794" w:rsidP="00EA0794">
            <w:pPr>
              <w:pStyle w:val="ListParagraph"/>
              <w:numPr>
                <w:ilvl w:val="0"/>
                <w:numId w:val="41"/>
              </w:numPr>
              <w:spacing w:after="100" w:line="360" w:lineRule="auto"/>
              <w:jc w:val="both"/>
            </w:pPr>
            <w:r w:rsidRPr="00FA63FC">
              <w:t>All rejected Segments will be moved to Yard Rejection Location.</w:t>
            </w:r>
          </w:p>
          <w:p w14:paraId="47DD686A" w14:textId="77777777" w:rsidR="00EA0794" w:rsidRDefault="00EA0794" w:rsidP="00EA0794">
            <w:pPr>
              <w:pStyle w:val="ListParagraph"/>
              <w:numPr>
                <w:ilvl w:val="0"/>
                <w:numId w:val="41"/>
              </w:numPr>
              <w:spacing w:after="100" w:line="360" w:lineRule="auto"/>
              <w:jc w:val="both"/>
            </w:pPr>
            <w:r>
              <w:lastRenderedPageBreak/>
              <w:t>Segment received details will get saved in the database.</w:t>
            </w:r>
          </w:p>
        </w:tc>
      </w:tr>
    </w:tbl>
    <w:p w14:paraId="34BD68BC" w14:textId="77777777" w:rsidR="00EA0794" w:rsidRDefault="00EA0794" w:rsidP="00EA0794">
      <w:pPr>
        <w:spacing w:after="0" w:line="360" w:lineRule="auto"/>
      </w:pPr>
    </w:p>
    <w:tbl>
      <w:tblPr>
        <w:tblStyle w:val="TableGrid"/>
        <w:tblW w:w="9351" w:type="dxa"/>
        <w:tblLook w:val="04A0" w:firstRow="1" w:lastRow="0" w:firstColumn="1" w:lastColumn="0" w:noHBand="0" w:noVBand="1"/>
      </w:tblPr>
      <w:tblGrid>
        <w:gridCol w:w="1805"/>
        <w:gridCol w:w="7546"/>
      </w:tblGrid>
      <w:tr w:rsidR="00EA0794" w14:paraId="4C3C1BF3" w14:textId="77777777" w:rsidTr="00EA0794">
        <w:tc>
          <w:tcPr>
            <w:tcW w:w="1805" w:type="dxa"/>
            <w:shd w:val="clear" w:color="auto" w:fill="FBE4D5" w:themeFill="accent2" w:themeFillTint="33"/>
          </w:tcPr>
          <w:p w14:paraId="6167CD76" w14:textId="77777777" w:rsidR="00EA0794" w:rsidRPr="00CE3DEE" w:rsidRDefault="00EA0794" w:rsidP="00EA0794">
            <w:pPr>
              <w:spacing w:line="360" w:lineRule="auto"/>
              <w:rPr>
                <w:b/>
              </w:rPr>
            </w:pPr>
            <w:r w:rsidRPr="00CE3DEE">
              <w:rPr>
                <w:b/>
              </w:rPr>
              <w:t>Validations</w:t>
            </w:r>
          </w:p>
        </w:tc>
        <w:tc>
          <w:tcPr>
            <w:tcW w:w="7546" w:type="dxa"/>
          </w:tcPr>
          <w:p w14:paraId="6642078C" w14:textId="77777777" w:rsidR="00EA0794" w:rsidRPr="003743EE" w:rsidRDefault="00EA0794" w:rsidP="00EA0794">
            <w:pPr>
              <w:pStyle w:val="ListParagraph"/>
              <w:numPr>
                <w:ilvl w:val="0"/>
                <w:numId w:val="45"/>
              </w:numPr>
              <w:spacing w:line="360" w:lineRule="auto"/>
              <w:jc w:val="both"/>
              <w:rPr>
                <w:color w:val="000000" w:themeColor="text1"/>
              </w:rPr>
            </w:pPr>
            <w:r w:rsidRPr="003743EE">
              <w:rPr>
                <w:color w:val="000000" w:themeColor="text1"/>
              </w:rPr>
              <w:t>System will validate input data i.e. text field values and selections.</w:t>
            </w:r>
          </w:p>
          <w:p w14:paraId="0E288457" w14:textId="77777777" w:rsidR="00EA0794" w:rsidRPr="003743EE" w:rsidRDefault="00EA0794" w:rsidP="00EA0794">
            <w:pPr>
              <w:pStyle w:val="ListParagraph"/>
              <w:numPr>
                <w:ilvl w:val="0"/>
                <w:numId w:val="45"/>
              </w:numPr>
              <w:spacing w:line="360" w:lineRule="auto"/>
              <w:jc w:val="both"/>
              <w:rPr>
                <w:color w:val="000000" w:themeColor="text1"/>
              </w:rPr>
            </w:pPr>
            <w:r>
              <w:rPr>
                <w:color w:val="000000" w:themeColor="text1"/>
              </w:rPr>
              <w:t>An alert</w:t>
            </w:r>
            <w:r w:rsidRPr="003743EE">
              <w:rPr>
                <w:color w:val="000000" w:themeColor="text1"/>
              </w:rPr>
              <w:t>/ error message will be displayed in case invalid / duplicate barcode is being scanned.</w:t>
            </w:r>
          </w:p>
          <w:p w14:paraId="4369C875" w14:textId="77777777" w:rsidR="00EA0794" w:rsidRPr="00D82D88" w:rsidRDefault="00EA0794" w:rsidP="00EA0794">
            <w:pPr>
              <w:pStyle w:val="ListParagraph"/>
              <w:numPr>
                <w:ilvl w:val="0"/>
                <w:numId w:val="45"/>
              </w:numPr>
              <w:spacing w:line="360" w:lineRule="auto"/>
              <w:jc w:val="both"/>
              <w:rPr>
                <w:color w:val="000000" w:themeColor="text1"/>
              </w:rPr>
            </w:pPr>
            <w:r w:rsidRPr="003743EE">
              <w:rPr>
                <w:color w:val="000000" w:themeColor="text1"/>
              </w:rPr>
              <w:t>An alert message is displayed in case of any error / invalid activity.</w:t>
            </w:r>
          </w:p>
        </w:tc>
      </w:tr>
    </w:tbl>
    <w:p w14:paraId="39092540" w14:textId="77777777" w:rsidR="00EA0794" w:rsidRDefault="00EA0794" w:rsidP="00EA0794"/>
    <w:tbl>
      <w:tblPr>
        <w:tblStyle w:val="TableGrid11"/>
        <w:tblW w:w="9435" w:type="dxa"/>
        <w:tblLayout w:type="fixed"/>
        <w:tblLook w:val="04A0" w:firstRow="1" w:lastRow="0" w:firstColumn="1" w:lastColumn="0" w:noHBand="0" w:noVBand="1"/>
      </w:tblPr>
      <w:tblGrid>
        <w:gridCol w:w="1810"/>
        <w:gridCol w:w="7625"/>
      </w:tblGrid>
      <w:tr w:rsidR="00EA0794" w:rsidRPr="009E634E" w14:paraId="5227DC41" w14:textId="77777777" w:rsidTr="00EA0794">
        <w:trPr>
          <w:trHeight w:val="3536"/>
        </w:trPr>
        <w:tc>
          <w:tcPr>
            <w:tcW w:w="1810" w:type="dxa"/>
            <w:shd w:val="clear" w:color="auto" w:fill="FBE4D5" w:themeFill="accent2" w:themeFillTint="33"/>
          </w:tcPr>
          <w:p w14:paraId="2EE6D846" w14:textId="77777777" w:rsidR="00EA0794" w:rsidRDefault="00EA0794" w:rsidP="00EA0794">
            <w:pPr>
              <w:spacing w:line="360" w:lineRule="auto"/>
              <w:rPr>
                <w:b/>
              </w:rPr>
            </w:pPr>
            <w:r>
              <w:rPr>
                <w:b/>
              </w:rPr>
              <w:t>Sample Screen</w:t>
            </w:r>
          </w:p>
        </w:tc>
        <w:tc>
          <w:tcPr>
            <w:tcW w:w="7625" w:type="dxa"/>
          </w:tcPr>
          <w:p w14:paraId="6903CEF8" w14:textId="77777777" w:rsidR="00EA0794" w:rsidRPr="009E634E" w:rsidRDefault="00EA0794" w:rsidP="00EA0794">
            <w:pPr>
              <w:spacing w:line="360" w:lineRule="auto"/>
            </w:pPr>
            <w:r>
              <w:rPr>
                <w:noProof/>
              </w:rPr>
              <w:drawing>
                <wp:anchor distT="0" distB="0" distL="114300" distR="114300" simplePos="0" relativeHeight="253119488" behindDoc="1" locked="0" layoutInCell="1" allowOverlap="1" wp14:anchorId="4D71EB8E" wp14:editId="26667842">
                  <wp:simplePos x="0" y="0"/>
                  <wp:positionH relativeFrom="column">
                    <wp:posOffset>14743</wp:posOffset>
                  </wp:positionH>
                  <wp:positionV relativeFrom="paragraph">
                    <wp:posOffset>46990</wp:posOffset>
                  </wp:positionV>
                  <wp:extent cx="4490154" cy="2002455"/>
                  <wp:effectExtent l="0" t="0" r="5715" b="0"/>
                  <wp:wrapTight wrapText="bothSides">
                    <wp:wrapPolygon edited="0">
                      <wp:start x="0" y="0"/>
                      <wp:lineTo x="0" y="21374"/>
                      <wp:lineTo x="21536" y="21374"/>
                      <wp:lineTo x="2153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490154" cy="2002455"/>
                          </a:xfrm>
                          <a:prstGeom prst="rect">
                            <a:avLst/>
                          </a:prstGeom>
                          <a:noFill/>
                        </pic:spPr>
                      </pic:pic>
                    </a:graphicData>
                  </a:graphic>
                </wp:anchor>
              </w:drawing>
            </w:r>
          </w:p>
        </w:tc>
      </w:tr>
    </w:tbl>
    <w:p w14:paraId="5E39937C" w14:textId="77777777" w:rsidR="00EA0794" w:rsidRDefault="00EA0794" w:rsidP="00EA0794"/>
    <w:p w14:paraId="61DBEF23" w14:textId="77777777" w:rsidR="00EA0794" w:rsidRDefault="00EA0794" w:rsidP="00EA0794"/>
    <w:p w14:paraId="46F99C9A" w14:textId="77777777" w:rsidR="00EA0794" w:rsidRDefault="00EA0794"/>
    <w:p w14:paraId="083291E1" w14:textId="00B43DA7" w:rsidR="008908DA" w:rsidRDefault="008908DA">
      <w:r>
        <w:br w:type="page"/>
      </w:r>
    </w:p>
    <w:p w14:paraId="5D41F0F7" w14:textId="4420555E" w:rsidR="00F56598" w:rsidRDefault="00F56598" w:rsidP="00F56598">
      <w:pPr>
        <w:pStyle w:val="Heading3"/>
      </w:pPr>
      <w:bookmarkStart w:id="1101" w:name="_Toc118293361"/>
      <w:bookmarkStart w:id="1102" w:name="_Toc119582212"/>
      <w:r>
        <w:lastRenderedPageBreak/>
        <w:t>Site</w:t>
      </w:r>
      <w:r w:rsidRPr="00FF07AB">
        <w:t xml:space="preserve"> </w:t>
      </w:r>
      <w:r>
        <w:t>Installation</w:t>
      </w:r>
      <w:bookmarkEnd w:id="1101"/>
      <w:bookmarkEnd w:id="1102"/>
      <w:r>
        <w:t xml:space="preserve"> </w:t>
      </w:r>
    </w:p>
    <w:p w14:paraId="45C62C37" w14:textId="60D9840D" w:rsidR="00F56598" w:rsidRDefault="00F56598" w:rsidP="00F56598">
      <w:r>
        <w:t xml:space="preserve"> </w:t>
      </w:r>
    </w:p>
    <w:p w14:paraId="5E9B16D1" w14:textId="29236965" w:rsidR="00F56598" w:rsidRPr="00F27A39" w:rsidRDefault="00734517" w:rsidP="00F56598">
      <w:r>
        <w:object w:dxaOrig="15181" w:dyaOrig="6211" w14:anchorId="0BC34530">
          <v:shape id="_x0000_i1040" type="#_x0000_t75" style="width:466.5pt;height:192.75pt" o:ole="">
            <v:imagedata r:id="rId69" o:title=""/>
          </v:shape>
          <o:OLEObject Type="Embed" ProgID="Visio.Drawing.15" ShapeID="_x0000_i1040" DrawAspect="Content" ObjectID="_1730800712" r:id="rId70"/>
        </w:object>
      </w:r>
    </w:p>
    <w:p w14:paraId="7EC72BC9" w14:textId="77777777" w:rsidR="00F56598" w:rsidRDefault="00F56598" w:rsidP="00F56598">
      <w:pPr>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F56598" w14:paraId="5E786491" w14:textId="77777777" w:rsidTr="00EA0794">
        <w:tc>
          <w:tcPr>
            <w:tcW w:w="1838" w:type="dxa"/>
            <w:shd w:val="clear" w:color="auto" w:fill="FBE4D5" w:themeFill="accent2" w:themeFillTint="33"/>
          </w:tcPr>
          <w:p w14:paraId="39E7B262" w14:textId="77777777" w:rsidR="00F56598" w:rsidRPr="009C2094" w:rsidRDefault="00F56598" w:rsidP="00EA0794">
            <w:pPr>
              <w:spacing w:line="360" w:lineRule="auto"/>
              <w:rPr>
                <w:b/>
              </w:rPr>
            </w:pPr>
            <w:r w:rsidRPr="009C2094">
              <w:rPr>
                <w:b/>
              </w:rPr>
              <w:t>Module  Description</w:t>
            </w:r>
          </w:p>
        </w:tc>
        <w:tc>
          <w:tcPr>
            <w:tcW w:w="7512" w:type="dxa"/>
          </w:tcPr>
          <w:p w14:paraId="08B336E4" w14:textId="77777777" w:rsidR="00F56598" w:rsidRDefault="00F56598" w:rsidP="00EA0794">
            <w:pPr>
              <w:spacing w:line="360" w:lineRule="auto"/>
            </w:pPr>
            <w:r w:rsidRPr="00FA63FC">
              <w:t xml:space="preserve">This module </w:t>
            </w:r>
            <w:r w:rsidRPr="00FF07AB">
              <w:t xml:space="preserve">will be used to validate after erection for the particular </w:t>
            </w:r>
            <w:r>
              <w:t>drive</w:t>
            </w:r>
            <w:r w:rsidRPr="00FF07AB">
              <w:t xml:space="preserve">. CMRL officials will confirm to </w:t>
            </w:r>
            <w:r>
              <w:t>drive</w:t>
            </w:r>
            <w:r w:rsidRPr="00FF07AB">
              <w:t xml:space="preserve"> allocated, corresponding details will be updated. When Wi-Fi/ network connectivity is available, details will be updated in the database.</w:t>
            </w:r>
          </w:p>
          <w:p w14:paraId="5E4D81C6" w14:textId="77777777" w:rsidR="00F56598" w:rsidRPr="00364ADB" w:rsidRDefault="00F56598" w:rsidP="00EA0794">
            <w:pPr>
              <w:spacing w:line="360" w:lineRule="auto"/>
            </w:pPr>
            <w:r>
              <w:rPr>
                <w:b/>
                <w:bCs/>
                <w:i/>
                <w:iCs/>
                <w:color w:val="000000" w:themeColor="text1"/>
              </w:rPr>
              <w:t>*</w:t>
            </w:r>
            <w:r w:rsidRPr="0080014E">
              <w:rPr>
                <w:b/>
                <w:bCs/>
                <w:i/>
                <w:iCs/>
                <w:color w:val="000000" w:themeColor="text1"/>
              </w:rPr>
              <w:t>This activity will</w:t>
            </w:r>
            <w:r>
              <w:rPr>
                <w:b/>
                <w:bCs/>
                <w:i/>
                <w:iCs/>
                <w:color w:val="000000" w:themeColor="text1"/>
              </w:rPr>
              <w:t xml:space="preserve"> be done using Device Application.</w:t>
            </w:r>
          </w:p>
        </w:tc>
      </w:tr>
    </w:tbl>
    <w:p w14:paraId="4BB6EE22" w14:textId="77777777" w:rsidR="00F56598" w:rsidRDefault="00F56598" w:rsidP="00F56598">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F56598" w14:paraId="2BD45724" w14:textId="77777777" w:rsidTr="00EA0794">
        <w:tc>
          <w:tcPr>
            <w:tcW w:w="1838" w:type="dxa"/>
            <w:shd w:val="clear" w:color="auto" w:fill="FBE4D5" w:themeFill="accent2" w:themeFillTint="33"/>
          </w:tcPr>
          <w:p w14:paraId="43DA77ED" w14:textId="77777777" w:rsidR="00F56598" w:rsidRPr="00CE3DEE" w:rsidRDefault="00F56598" w:rsidP="00EA0794">
            <w:pPr>
              <w:spacing w:line="360" w:lineRule="auto"/>
              <w:rPr>
                <w:b/>
              </w:rPr>
            </w:pPr>
            <w:r w:rsidRPr="00CE3DEE">
              <w:rPr>
                <w:b/>
              </w:rPr>
              <w:t>Pre-Conditions</w:t>
            </w:r>
          </w:p>
        </w:tc>
        <w:tc>
          <w:tcPr>
            <w:tcW w:w="7512" w:type="dxa"/>
            <w:shd w:val="clear" w:color="auto" w:fill="auto"/>
          </w:tcPr>
          <w:p w14:paraId="2F379651" w14:textId="505013BF" w:rsidR="00F56598" w:rsidRDefault="00525FA3" w:rsidP="00E55F32">
            <w:pPr>
              <w:pStyle w:val="ListParagraph"/>
              <w:numPr>
                <w:ilvl w:val="0"/>
                <w:numId w:val="109"/>
              </w:numPr>
              <w:spacing w:line="360" w:lineRule="auto"/>
            </w:pPr>
            <w:r>
              <w:t>ITD</w:t>
            </w:r>
            <w:r w:rsidR="00F56598" w:rsidRPr="00997CC0">
              <w:t xml:space="preserve"> Inspection Personnel visit the Implementation Site.</w:t>
            </w:r>
          </w:p>
          <w:p w14:paraId="028E6564" w14:textId="77777777" w:rsidR="00F56598" w:rsidRDefault="00F56598" w:rsidP="00E55F32">
            <w:pPr>
              <w:pStyle w:val="ListParagraph"/>
              <w:numPr>
                <w:ilvl w:val="0"/>
                <w:numId w:val="109"/>
              </w:numPr>
              <w:spacing w:line="360" w:lineRule="auto"/>
            </w:pPr>
            <w:r w:rsidRPr="00997CC0">
              <w:t xml:space="preserve">Select </w:t>
            </w:r>
            <w:r>
              <w:t>Drive</w:t>
            </w:r>
            <w:r w:rsidRPr="00997CC0">
              <w:t xml:space="preserve"> A</w:t>
            </w:r>
            <w:r>
              <w:t>rea and scan 1 Segment RFID tag.</w:t>
            </w:r>
          </w:p>
        </w:tc>
      </w:tr>
    </w:tbl>
    <w:p w14:paraId="0C1FC132" w14:textId="77777777" w:rsidR="00F56598" w:rsidRDefault="00F56598" w:rsidP="00F56598">
      <w:pPr>
        <w:spacing w:after="0" w:line="360" w:lineRule="auto"/>
      </w:pPr>
    </w:p>
    <w:tbl>
      <w:tblPr>
        <w:tblStyle w:val="TableGrid"/>
        <w:tblW w:w="0" w:type="auto"/>
        <w:tblLook w:val="04A0" w:firstRow="1" w:lastRow="0" w:firstColumn="1" w:lastColumn="0" w:noHBand="0" w:noVBand="1"/>
      </w:tblPr>
      <w:tblGrid>
        <w:gridCol w:w="1838"/>
        <w:gridCol w:w="7512"/>
      </w:tblGrid>
      <w:tr w:rsidR="00F56598" w14:paraId="24C693AD" w14:textId="77777777" w:rsidTr="00EA0794">
        <w:trPr>
          <w:trHeight w:val="1455"/>
        </w:trPr>
        <w:tc>
          <w:tcPr>
            <w:tcW w:w="1838" w:type="dxa"/>
            <w:shd w:val="clear" w:color="auto" w:fill="FBE4D5" w:themeFill="accent2" w:themeFillTint="33"/>
          </w:tcPr>
          <w:p w14:paraId="39435FB9" w14:textId="77777777" w:rsidR="00F56598" w:rsidRPr="00CE3DEE" w:rsidRDefault="00F56598" w:rsidP="00EA0794">
            <w:pPr>
              <w:spacing w:line="360" w:lineRule="auto"/>
              <w:rPr>
                <w:b/>
              </w:rPr>
            </w:pPr>
            <w:commentRangeStart w:id="1103"/>
            <w:r w:rsidRPr="00CE3DEE">
              <w:rPr>
                <w:b/>
              </w:rPr>
              <w:t>Process Steps</w:t>
            </w:r>
            <w:commentRangeEnd w:id="1103"/>
            <w:r w:rsidR="00D5352A">
              <w:rPr>
                <w:rStyle w:val="CommentReference"/>
              </w:rPr>
              <w:commentReference w:id="1103"/>
            </w:r>
          </w:p>
        </w:tc>
        <w:tc>
          <w:tcPr>
            <w:tcW w:w="7512" w:type="dxa"/>
          </w:tcPr>
          <w:p w14:paraId="07C1D9AF" w14:textId="57C15BF0" w:rsidR="00511A61" w:rsidRPr="00793EBB" w:rsidRDefault="00511A61" w:rsidP="00E55F32">
            <w:pPr>
              <w:pStyle w:val="CommentText"/>
              <w:numPr>
                <w:ilvl w:val="0"/>
                <w:numId w:val="110"/>
              </w:numPr>
              <w:spacing w:line="360" w:lineRule="auto"/>
              <w:rPr>
                <w:rPrChange w:id="1104" w:author="BCIL" w:date="2022-11-17T12:05:00Z">
                  <w:rPr>
                    <w:highlight w:val="yellow"/>
                  </w:rPr>
                </w:rPrChange>
              </w:rPr>
            </w:pPr>
            <w:r w:rsidRPr="00793EBB">
              <w:rPr>
                <w:rPrChange w:id="1105" w:author="BCIL" w:date="2022-11-17T12:05:00Z">
                  <w:rPr>
                    <w:highlight w:val="yellow"/>
                  </w:rPr>
                </w:rPrChange>
              </w:rPr>
              <w:t>Generate the New virtual Ring No</w:t>
            </w:r>
          </w:p>
          <w:p w14:paraId="68BC1DC3" w14:textId="77777777" w:rsidR="00F56598" w:rsidRPr="00793EBB" w:rsidRDefault="00F56598" w:rsidP="00E55F32">
            <w:pPr>
              <w:pStyle w:val="CommentText"/>
              <w:numPr>
                <w:ilvl w:val="0"/>
                <w:numId w:val="110"/>
              </w:numPr>
              <w:spacing w:line="360" w:lineRule="auto"/>
              <w:rPr>
                <w:rPrChange w:id="1106" w:author="BCIL" w:date="2022-11-17T12:05:00Z">
                  <w:rPr>
                    <w:highlight w:val="yellow"/>
                  </w:rPr>
                </w:rPrChange>
              </w:rPr>
            </w:pPr>
            <w:r w:rsidRPr="00793EBB">
              <w:rPr>
                <w:rPrChange w:id="1107" w:author="BCIL" w:date="2022-11-17T12:05:00Z">
                  <w:rPr>
                    <w:highlight w:val="yellow"/>
                  </w:rPr>
                </w:rPrChange>
              </w:rPr>
              <w:t>Select Drive ID</w:t>
            </w:r>
          </w:p>
          <w:p w14:paraId="13CEAEB7" w14:textId="77777777" w:rsidR="00F56598" w:rsidRPr="00793EBB" w:rsidRDefault="00F56598" w:rsidP="00E55F32">
            <w:pPr>
              <w:pStyle w:val="CommentText"/>
              <w:numPr>
                <w:ilvl w:val="0"/>
                <w:numId w:val="110"/>
              </w:numPr>
              <w:spacing w:line="360" w:lineRule="auto"/>
              <w:rPr>
                <w:rPrChange w:id="1108" w:author="BCIL" w:date="2022-11-17T12:05:00Z">
                  <w:rPr>
                    <w:highlight w:val="yellow"/>
                  </w:rPr>
                </w:rPrChange>
              </w:rPr>
            </w:pPr>
            <w:r w:rsidRPr="00793EBB">
              <w:rPr>
                <w:rPrChange w:id="1109" w:author="BCIL" w:date="2022-11-17T12:05:00Z">
                  <w:rPr>
                    <w:highlight w:val="yellow"/>
                  </w:rPr>
                </w:rPrChange>
              </w:rPr>
              <w:t>Scan Segment RFID tag.</w:t>
            </w:r>
          </w:p>
          <w:p w14:paraId="7B115308" w14:textId="6599F735" w:rsidR="00F56598" w:rsidRPr="00793EBB" w:rsidRDefault="00511A61" w:rsidP="00E55F32">
            <w:pPr>
              <w:pStyle w:val="CommentText"/>
              <w:numPr>
                <w:ilvl w:val="0"/>
                <w:numId w:val="110"/>
              </w:numPr>
              <w:spacing w:line="360" w:lineRule="auto"/>
              <w:rPr>
                <w:rPrChange w:id="1110" w:author="BCIL" w:date="2022-11-17T12:05:00Z">
                  <w:rPr>
                    <w:highlight w:val="yellow"/>
                  </w:rPr>
                </w:rPrChange>
              </w:rPr>
            </w:pPr>
            <w:r w:rsidRPr="00793EBB">
              <w:rPr>
                <w:rPrChange w:id="1111" w:author="BCIL" w:date="2022-11-17T12:05:00Z">
                  <w:rPr>
                    <w:highlight w:val="yellow"/>
                  </w:rPr>
                </w:rPrChange>
              </w:rPr>
              <w:t>As all 6 segment scanned system will map all the 6 segment with new Ring No</w:t>
            </w:r>
          </w:p>
          <w:p w14:paraId="62AB4EB8" w14:textId="77777777" w:rsidR="00F56598" w:rsidRDefault="00F56598" w:rsidP="00E55F32">
            <w:pPr>
              <w:pStyle w:val="CommentText"/>
              <w:numPr>
                <w:ilvl w:val="0"/>
                <w:numId w:val="110"/>
              </w:numPr>
              <w:spacing w:line="360" w:lineRule="auto"/>
            </w:pPr>
            <w:r>
              <w:t>System will validate the implementation drive with database.</w:t>
            </w:r>
          </w:p>
          <w:p w14:paraId="60F7C993" w14:textId="77777777" w:rsidR="00F56598" w:rsidRDefault="00F56598" w:rsidP="00E55F32">
            <w:pPr>
              <w:pStyle w:val="CommentText"/>
              <w:numPr>
                <w:ilvl w:val="0"/>
                <w:numId w:val="110"/>
              </w:numPr>
              <w:spacing w:line="360" w:lineRule="auto"/>
            </w:pPr>
            <w:r>
              <w:t>After complete ring erection Official will confirm with digital signature.</w:t>
            </w:r>
          </w:p>
          <w:p w14:paraId="1CFCF95A" w14:textId="77777777" w:rsidR="00F56598" w:rsidRPr="00FA63FC" w:rsidRDefault="00F56598" w:rsidP="00EA0794">
            <w:pPr>
              <w:pStyle w:val="CommentText"/>
              <w:spacing w:line="360" w:lineRule="auto"/>
              <w:ind w:left="360"/>
              <w:rPr>
                <w:i/>
                <w:color w:val="FF0000"/>
              </w:rPr>
            </w:pPr>
            <w:r w:rsidRPr="00FA63FC">
              <w:rPr>
                <w:i/>
                <w:color w:val="FF0000"/>
              </w:rPr>
              <w:t>*In case location is invalid, alert is displayed.</w:t>
            </w:r>
          </w:p>
          <w:p w14:paraId="2FF6A938" w14:textId="77777777" w:rsidR="00F56598" w:rsidRPr="00D75AAE" w:rsidRDefault="00F56598" w:rsidP="00E55F32">
            <w:pPr>
              <w:pStyle w:val="CommentText"/>
              <w:numPr>
                <w:ilvl w:val="0"/>
                <w:numId w:val="110"/>
              </w:numPr>
              <w:spacing w:line="360" w:lineRule="auto"/>
            </w:pPr>
            <w:r>
              <w:t>Update corresponding details in the database.</w:t>
            </w:r>
          </w:p>
        </w:tc>
      </w:tr>
    </w:tbl>
    <w:p w14:paraId="711C0E84" w14:textId="4A8F5305" w:rsidR="00F56598" w:rsidRDefault="00F56598" w:rsidP="00F56598">
      <w:pPr>
        <w:spacing w:after="0" w:line="360" w:lineRule="auto"/>
      </w:pPr>
    </w:p>
    <w:tbl>
      <w:tblPr>
        <w:tblStyle w:val="TableGrid"/>
        <w:tblW w:w="0" w:type="auto"/>
        <w:tblLook w:val="04A0" w:firstRow="1" w:lastRow="0" w:firstColumn="1" w:lastColumn="0" w:noHBand="0" w:noVBand="1"/>
      </w:tblPr>
      <w:tblGrid>
        <w:gridCol w:w="1838"/>
        <w:gridCol w:w="7512"/>
      </w:tblGrid>
      <w:tr w:rsidR="00F56598" w14:paraId="73E645A9" w14:textId="77777777" w:rsidTr="00EA0794">
        <w:tc>
          <w:tcPr>
            <w:tcW w:w="1838" w:type="dxa"/>
            <w:shd w:val="clear" w:color="auto" w:fill="FBE4D5" w:themeFill="accent2" w:themeFillTint="33"/>
          </w:tcPr>
          <w:p w14:paraId="5C65C068" w14:textId="77777777" w:rsidR="00F56598" w:rsidRPr="00CE3DEE" w:rsidRDefault="00F56598" w:rsidP="00EA0794">
            <w:pPr>
              <w:spacing w:line="360" w:lineRule="auto"/>
              <w:rPr>
                <w:b/>
              </w:rPr>
            </w:pPr>
            <w:r w:rsidRPr="00CE3DEE">
              <w:rPr>
                <w:b/>
              </w:rPr>
              <w:t>Post-Conditions</w:t>
            </w:r>
          </w:p>
        </w:tc>
        <w:tc>
          <w:tcPr>
            <w:tcW w:w="7512" w:type="dxa"/>
          </w:tcPr>
          <w:p w14:paraId="469349B2" w14:textId="77777777" w:rsidR="00F56598" w:rsidRDefault="00F56598" w:rsidP="00E55F32">
            <w:pPr>
              <w:pStyle w:val="ListParagraph"/>
              <w:numPr>
                <w:ilvl w:val="0"/>
                <w:numId w:val="111"/>
              </w:numPr>
              <w:spacing w:after="100" w:line="360" w:lineRule="auto"/>
              <w:jc w:val="both"/>
            </w:pPr>
            <w:r w:rsidRPr="00DF7E01">
              <w:t>System will validate the Grouping ID</w:t>
            </w:r>
            <w:r>
              <w:t>.</w:t>
            </w:r>
          </w:p>
          <w:p w14:paraId="1B7F0B6E" w14:textId="77777777" w:rsidR="00F56598" w:rsidRDefault="00F56598" w:rsidP="00E55F32">
            <w:pPr>
              <w:pStyle w:val="ListParagraph"/>
              <w:numPr>
                <w:ilvl w:val="0"/>
                <w:numId w:val="111"/>
              </w:numPr>
              <w:spacing w:after="100" w:line="360" w:lineRule="auto"/>
              <w:jc w:val="both"/>
            </w:pPr>
            <w:r>
              <w:t>Segment details are verified</w:t>
            </w:r>
            <w:r w:rsidRPr="00DF7E01">
              <w:t xml:space="preserve"> by officials and Save</w:t>
            </w:r>
            <w:r>
              <w:t>d</w:t>
            </w:r>
            <w:r w:rsidRPr="00DF7E01">
              <w:t xml:space="preserve"> </w:t>
            </w:r>
            <w:r>
              <w:t>into the</w:t>
            </w:r>
            <w:r w:rsidRPr="00DF7E01">
              <w:t xml:space="preserve"> data</w:t>
            </w:r>
            <w:r>
              <w:t>base.</w:t>
            </w:r>
          </w:p>
        </w:tc>
      </w:tr>
    </w:tbl>
    <w:p w14:paraId="640B6844" w14:textId="77777777" w:rsidR="00F56598" w:rsidRDefault="00F56598" w:rsidP="00F56598">
      <w:pPr>
        <w:spacing w:after="0" w:line="360" w:lineRule="auto"/>
      </w:pPr>
    </w:p>
    <w:p w14:paraId="24ABECEB" w14:textId="77777777" w:rsidR="00F56598" w:rsidRDefault="00F56598" w:rsidP="00F56598">
      <w:pPr>
        <w:spacing w:after="0" w:line="360" w:lineRule="auto"/>
      </w:pPr>
    </w:p>
    <w:tbl>
      <w:tblPr>
        <w:tblStyle w:val="TableGrid"/>
        <w:tblW w:w="9351" w:type="dxa"/>
        <w:tblLook w:val="04A0" w:firstRow="1" w:lastRow="0" w:firstColumn="1" w:lastColumn="0" w:noHBand="0" w:noVBand="1"/>
      </w:tblPr>
      <w:tblGrid>
        <w:gridCol w:w="1805"/>
        <w:gridCol w:w="7546"/>
      </w:tblGrid>
      <w:tr w:rsidR="00F56598" w14:paraId="41B70E77" w14:textId="77777777" w:rsidTr="00EA0794">
        <w:tc>
          <w:tcPr>
            <w:tcW w:w="1805" w:type="dxa"/>
            <w:shd w:val="clear" w:color="auto" w:fill="FBE4D5" w:themeFill="accent2" w:themeFillTint="33"/>
          </w:tcPr>
          <w:p w14:paraId="72ACC2A4" w14:textId="77777777" w:rsidR="00F56598" w:rsidRPr="00CE3DEE" w:rsidRDefault="00F56598" w:rsidP="00EA0794">
            <w:pPr>
              <w:spacing w:line="360" w:lineRule="auto"/>
              <w:rPr>
                <w:b/>
              </w:rPr>
            </w:pPr>
            <w:r w:rsidRPr="00CE3DEE">
              <w:rPr>
                <w:b/>
              </w:rPr>
              <w:t>Validations</w:t>
            </w:r>
          </w:p>
        </w:tc>
        <w:tc>
          <w:tcPr>
            <w:tcW w:w="7546" w:type="dxa"/>
          </w:tcPr>
          <w:p w14:paraId="68B41486" w14:textId="77777777" w:rsidR="00F56598" w:rsidRDefault="00F56598" w:rsidP="00E55F32">
            <w:pPr>
              <w:pStyle w:val="ListParagraph"/>
              <w:numPr>
                <w:ilvl w:val="0"/>
                <w:numId w:val="112"/>
              </w:numPr>
              <w:spacing w:line="360" w:lineRule="auto"/>
              <w:jc w:val="both"/>
            </w:pPr>
            <w:r w:rsidRPr="003743EE">
              <w:rPr>
                <w:color w:val="000000" w:themeColor="text1"/>
              </w:rPr>
              <w:t>An alert message is displayed in case of any error / invalid activity.</w:t>
            </w:r>
          </w:p>
          <w:p w14:paraId="5F8437C3" w14:textId="77777777" w:rsidR="00F56598" w:rsidRDefault="00F56598" w:rsidP="00E55F32">
            <w:pPr>
              <w:pStyle w:val="ListParagraph"/>
              <w:numPr>
                <w:ilvl w:val="0"/>
                <w:numId w:val="112"/>
              </w:numPr>
              <w:spacing w:line="360" w:lineRule="auto"/>
              <w:jc w:val="both"/>
            </w:pPr>
            <w:r w:rsidRPr="003743EE">
              <w:rPr>
                <w:color w:val="000000" w:themeColor="text1"/>
              </w:rPr>
              <w:t>System will validate input data i.e. text field values and selections</w:t>
            </w:r>
            <w:r>
              <w:t xml:space="preserve"> </w:t>
            </w:r>
          </w:p>
          <w:p w14:paraId="6E5C20EF" w14:textId="77777777" w:rsidR="00F56598" w:rsidRDefault="00F56598" w:rsidP="00E55F32">
            <w:pPr>
              <w:pStyle w:val="ListParagraph"/>
              <w:numPr>
                <w:ilvl w:val="0"/>
                <w:numId w:val="112"/>
              </w:numPr>
              <w:spacing w:line="360" w:lineRule="auto"/>
              <w:jc w:val="both"/>
            </w:pPr>
            <w:r>
              <w:t>Segment validation with implemented Drive/ location</w:t>
            </w:r>
          </w:p>
          <w:p w14:paraId="5F685CA5" w14:textId="77777777" w:rsidR="00F56598" w:rsidRDefault="00F56598" w:rsidP="00E55F32">
            <w:pPr>
              <w:pStyle w:val="ListParagraph"/>
              <w:numPr>
                <w:ilvl w:val="0"/>
                <w:numId w:val="112"/>
              </w:numPr>
              <w:spacing w:line="360" w:lineRule="auto"/>
              <w:jc w:val="both"/>
            </w:pPr>
            <w:r w:rsidRPr="003743EE">
              <w:rPr>
                <w:color w:val="000000" w:themeColor="text1"/>
              </w:rPr>
              <w:t xml:space="preserve">System will validate </w:t>
            </w:r>
            <w:r>
              <w:t>Confirmation with digital signature.</w:t>
            </w:r>
          </w:p>
        </w:tc>
      </w:tr>
    </w:tbl>
    <w:p w14:paraId="26B2D3FB" w14:textId="77777777" w:rsidR="00F56598" w:rsidRDefault="00F56598" w:rsidP="00F56598">
      <w:pPr>
        <w:spacing w:line="360" w:lineRule="auto"/>
      </w:pPr>
    </w:p>
    <w:tbl>
      <w:tblPr>
        <w:tblStyle w:val="TableGrid11"/>
        <w:tblW w:w="9435" w:type="dxa"/>
        <w:tblLayout w:type="fixed"/>
        <w:tblLook w:val="04A0" w:firstRow="1" w:lastRow="0" w:firstColumn="1" w:lastColumn="0" w:noHBand="0" w:noVBand="1"/>
        <w:tblPrChange w:id="1112" w:author="BCIL" w:date="2022-11-17T12:04:00Z">
          <w:tblPr>
            <w:tblStyle w:val="TableGrid11"/>
            <w:tblW w:w="9435" w:type="dxa"/>
            <w:tblLayout w:type="fixed"/>
            <w:tblLook w:val="04A0" w:firstRow="1" w:lastRow="0" w:firstColumn="1" w:lastColumn="0" w:noHBand="0" w:noVBand="1"/>
          </w:tblPr>
        </w:tblPrChange>
      </w:tblPr>
      <w:tblGrid>
        <w:gridCol w:w="1810"/>
        <w:gridCol w:w="7625"/>
        <w:tblGridChange w:id="1113">
          <w:tblGrid>
            <w:gridCol w:w="1810"/>
            <w:gridCol w:w="7625"/>
          </w:tblGrid>
        </w:tblGridChange>
      </w:tblGrid>
      <w:tr w:rsidR="00F56598" w:rsidRPr="009E634E" w14:paraId="17C97D4E" w14:textId="77777777" w:rsidTr="00793EBB">
        <w:trPr>
          <w:trHeight w:val="8135"/>
          <w:trPrChange w:id="1114" w:author="BCIL" w:date="2022-11-17T12:04:00Z">
            <w:trPr>
              <w:trHeight w:val="9593"/>
            </w:trPr>
          </w:trPrChange>
        </w:trPr>
        <w:tc>
          <w:tcPr>
            <w:tcW w:w="1810" w:type="dxa"/>
            <w:shd w:val="clear" w:color="auto" w:fill="FBE4D5" w:themeFill="accent2" w:themeFillTint="33"/>
            <w:tcPrChange w:id="1115" w:author="BCIL" w:date="2022-11-17T12:04:00Z">
              <w:tcPr>
                <w:tcW w:w="1810" w:type="dxa"/>
                <w:shd w:val="clear" w:color="auto" w:fill="FBE4D5" w:themeFill="accent2" w:themeFillTint="33"/>
              </w:tcPr>
            </w:tcPrChange>
          </w:tcPr>
          <w:p w14:paraId="357B1B7A" w14:textId="77777777" w:rsidR="00F56598" w:rsidRDefault="00F56598" w:rsidP="00EA0794">
            <w:pPr>
              <w:spacing w:line="360" w:lineRule="auto"/>
              <w:rPr>
                <w:b/>
              </w:rPr>
            </w:pPr>
            <w:r w:rsidRPr="009B4EAF">
              <w:rPr>
                <w:b/>
              </w:rPr>
              <w:t>Sample Screen</w:t>
            </w:r>
          </w:p>
        </w:tc>
        <w:tc>
          <w:tcPr>
            <w:tcW w:w="7625" w:type="dxa"/>
            <w:tcPrChange w:id="1116" w:author="BCIL" w:date="2022-11-17T12:04:00Z">
              <w:tcPr>
                <w:tcW w:w="7625" w:type="dxa"/>
              </w:tcPr>
            </w:tcPrChange>
          </w:tcPr>
          <w:p w14:paraId="4ED9E23F" w14:textId="436BA15E" w:rsidR="00F56598" w:rsidRPr="009E634E" w:rsidRDefault="00793EBB" w:rsidP="00EA0794">
            <w:pPr>
              <w:spacing w:line="360" w:lineRule="auto"/>
            </w:pPr>
            <w:ins w:id="1117" w:author="BCIL" w:date="2022-11-17T12:04:00Z">
              <w:r>
                <w:rPr>
                  <w:noProof/>
                </w:rPr>
                <w:drawing>
                  <wp:anchor distT="0" distB="0" distL="114300" distR="114300" simplePos="0" relativeHeight="253129728" behindDoc="1" locked="0" layoutInCell="1" allowOverlap="1" wp14:anchorId="657140EF" wp14:editId="2DBC342B">
                    <wp:simplePos x="0" y="0"/>
                    <wp:positionH relativeFrom="column">
                      <wp:posOffset>-7620</wp:posOffset>
                    </wp:positionH>
                    <wp:positionV relativeFrom="paragraph">
                      <wp:posOffset>94593</wp:posOffset>
                    </wp:positionV>
                    <wp:extent cx="2590800" cy="4925695"/>
                    <wp:effectExtent l="0" t="0" r="0" b="8255"/>
                    <wp:wrapTight wrapText="bothSides">
                      <wp:wrapPolygon edited="0">
                        <wp:start x="0" y="0"/>
                        <wp:lineTo x="0" y="21553"/>
                        <wp:lineTo x="21441" y="21553"/>
                        <wp:lineTo x="2144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90800" cy="4925695"/>
                            </a:xfrm>
                            <a:prstGeom prst="rect">
                              <a:avLst/>
                            </a:prstGeom>
                            <a:noFill/>
                          </pic:spPr>
                        </pic:pic>
                      </a:graphicData>
                    </a:graphic>
                  </wp:anchor>
                </w:drawing>
              </w:r>
            </w:ins>
            <w:del w:id="1118" w:author="BCIL" w:date="2022-11-17T12:04:00Z">
              <w:r w:rsidR="00F56598" w:rsidDel="00793EBB">
                <w:rPr>
                  <w:noProof/>
                </w:rPr>
                <w:drawing>
                  <wp:anchor distT="0" distB="0" distL="114300" distR="114300" simplePos="0" relativeHeight="253112320" behindDoc="1" locked="0" layoutInCell="1" allowOverlap="1" wp14:anchorId="454FA10D" wp14:editId="131A7DA0">
                    <wp:simplePos x="0" y="0"/>
                    <wp:positionH relativeFrom="column">
                      <wp:posOffset>50634</wp:posOffset>
                    </wp:positionH>
                    <wp:positionV relativeFrom="paragraph">
                      <wp:posOffset>101600</wp:posOffset>
                    </wp:positionV>
                    <wp:extent cx="2900045" cy="5597525"/>
                    <wp:effectExtent l="19050" t="19050" r="14605" b="22225"/>
                    <wp:wrapTight wrapText="bothSides">
                      <wp:wrapPolygon edited="0">
                        <wp:start x="-142" y="-74"/>
                        <wp:lineTo x="-142" y="21612"/>
                        <wp:lineTo x="21567" y="21612"/>
                        <wp:lineTo x="21567" y="-74"/>
                        <wp:lineTo x="-142" y="-74"/>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00045" cy="55975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del>
          </w:p>
        </w:tc>
      </w:tr>
    </w:tbl>
    <w:p w14:paraId="27D8DAD3" w14:textId="77777777" w:rsidR="00F56598" w:rsidRDefault="00F56598" w:rsidP="00F56598">
      <w:pPr>
        <w:spacing w:line="360" w:lineRule="auto"/>
      </w:pPr>
    </w:p>
    <w:p w14:paraId="3FA322FC" w14:textId="387882B6" w:rsidR="00F56598" w:rsidRDefault="00F56598">
      <w:r>
        <w:br w:type="page"/>
      </w:r>
    </w:p>
    <w:p w14:paraId="5F049131" w14:textId="77777777" w:rsidR="00F56598" w:rsidRDefault="00F56598" w:rsidP="00F56598">
      <w:pPr>
        <w:pStyle w:val="Heading3"/>
      </w:pPr>
      <w:bookmarkStart w:id="1119" w:name="_Toc118293362"/>
      <w:bookmarkStart w:id="1120" w:name="_Toc119582213"/>
      <w:r>
        <w:lastRenderedPageBreak/>
        <w:t>Yard and Erection Data</w:t>
      </w:r>
      <w:bookmarkEnd w:id="1119"/>
      <w:bookmarkEnd w:id="1120"/>
    </w:p>
    <w:p w14:paraId="4D42F185" w14:textId="77777777" w:rsidR="00F56598" w:rsidRPr="00651BE1" w:rsidRDefault="00F56598" w:rsidP="00F56598"/>
    <w:p w14:paraId="1C386AAA" w14:textId="4202F55C" w:rsidR="00F56598" w:rsidRDefault="003F04E3" w:rsidP="00F56598">
      <w:r>
        <w:object w:dxaOrig="14475" w:dyaOrig="3915" w14:anchorId="1470F15C">
          <v:shape id="_x0000_i1041" type="#_x0000_t75" style="width:466.5pt;height:126.75pt" o:ole="">
            <v:imagedata r:id="rId73" o:title=""/>
          </v:shape>
          <o:OLEObject Type="Embed" ProgID="Visio.Drawing.15" ShapeID="_x0000_i1041" DrawAspect="Content" ObjectID="_1730800713" r:id="rId74"/>
        </w:object>
      </w:r>
    </w:p>
    <w:p w14:paraId="3B60AC16" w14:textId="77777777" w:rsidR="00F56598" w:rsidRDefault="00F56598" w:rsidP="00F56598">
      <w:pPr>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F56598" w14:paraId="3BE65F42" w14:textId="77777777" w:rsidTr="00EA0794">
        <w:tc>
          <w:tcPr>
            <w:tcW w:w="1838" w:type="dxa"/>
            <w:shd w:val="clear" w:color="auto" w:fill="FBE4D5" w:themeFill="accent2" w:themeFillTint="33"/>
          </w:tcPr>
          <w:p w14:paraId="06B6A7E7" w14:textId="77777777" w:rsidR="00F56598" w:rsidRPr="009C2094" w:rsidRDefault="00F56598" w:rsidP="00EA0794">
            <w:pPr>
              <w:spacing w:line="360" w:lineRule="auto"/>
              <w:rPr>
                <w:b/>
              </w:rPr>
            </w:pPr>
            <w:r w:rsidRPr="009C2094">
              <w:rPr>
                <w:b/>
              </w:rPr>
              <w:t>Module  Description</w:t>
            </w:r>
          </w:p>
        </w:tc>
        <w:tc>
          <w:tcPr>
            <w:tcW w:w="7512" w:type="dxa"/>
          </w:tcPr>
          <w:p w14:paraId="28540F94" w14:textId="77777777" w:rsidR="00F56598" w:rsidRPr="00364ADB" w:rsidRDefault="00F56598" w:rsidP="00EA0794">
            <w:pPr>
              <w:spacing w:line="360" w:lineRule="auto"/>
            </w:pPr>
            <w:r w:rsidRPr="00FA63FC">
              <w:t xml:space="preserve">This module </w:t>
            </w:r>
            <w:r w:rsidRPr="00FF07AB">
              <w:t xml:space="preserve">will be used to validate after </w:t>
            </w:r>
            <w:r>
              <w:t xml:space="preserve">Yard and </w:t>
            </w:r>
            <w:r w:rsidRPr="00FF07AB">
              <w:t xml:space="preserve">Erection for the particular </w:t>
            </w:r>
            <w:r>
              <w:t>data</w:t>
            </w:r>
            <w:r w:rsidRPr="00FF07AB">
              <w:t>.</w:t>
            </w:r>
            <w:r>
              <w:t xml:space="preserve"> In these the Ring number for the Yard at production and the ring number at receiving erection data gets uploaded to the database.</w:t>
            </w:r>
            <w:r w:rsidRPr="00FF07AB">
              <w:t xml:space="preserve"> </w:t>
            </w:r>
          </w:p>
        </w:tc>
      </w:tr>
    </w:tbl>
    <w:p w14:paraId="0FE12D30" w14:textId="77777777" w:rsidR="00F56598" w:rsidRDefault="00F56598" w:rsidP="00F56598">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F56598" w14:paraId="0A51E5A7" w14:textId="77777777" w:rsidTr="00EA0794">
        <w:tc>
          <w:tcPr>
            <w:tcW w:w="1838" w:type="dxa"/>
            <w:shd w:val="clear" w:color="auto" w:fill="FBE4D5" w:themeFill="accent2" w:themeFillTint="33"/>
          </w:tcPr>
          <w:p w14:paraId="4C8F457B" w14:textId="77777777" w:rsidR="00F56598" w:rsidRPr="00CE3DEE" w:rsidRDefault="00F56598" w:rsidP="00EA0794">
            <w:pPr>
              <w:spacing w:line="360" w:lineRule="auto"/>
              <w:rPr>
                <w:b/>
              </w:rPr>
            </w:pPr>
            <w:r w:rsidRPr="00CE3DEE">
              <w:rPr>
                <w:b/>
              </w:rPr>
              <w:t>Pre-Conditions</w:t>
            </w:r>
          </w:p>
        </w:tc>
        <w:tc>
          <w:tcPr>
            <w:tcW w:w="7512" w:type="dxa"/>
            <w:shd w:val="clear" w:color="auto" w:fill="auto"/>
          </w:tcPr>
          <w:p w14:paraId="2F695E9E" w14:textId="71EFB6D3" w:rsidR="00F56598" w:rsidRDefault="00525FA3" w:rsidP="00E55F32">
            <w:pPr>
              <w:pStyle w:val="ListParagraph"/>
              <w:numPr>
                <w:ilvl w:val="0"/>
                <w:numId w:val="113"/>
              </w:numPr>
              <w:spacing w:line="360" w:lineRule="auto"/>
            </w:pPr>
            <w:r>
              <w:t xml:space="preserve">ITD </w:t>
            </w:r>
            <w:r w:rsidR="00F56598" w:rsidRPr="00997CC0">
              <w:t>Inspection Personnel visit the Implementation Site.</w:t>
            </w:r>
          </w:p>
          <w:p w14:paraId="785FB28E" w14:textId="77777777" w:rsidR="00F56598" w:rsidRDefault="00F56598" w:rsidP="00E55F32">
            <w:pPr>
              <w:pStyle w:val="ListParagraph"/>
              <w:numPr>
                <w:ilvl w:val="0"/>
                <w:numId w:val="113"/>
              </w:numPr>
              <w:spacing w:line="360" w:lineRule="auto"/>
            </w:pPr>
            <w:r>
              <w:t>Data of Yard and erection to be already implemented at Yard and Site Location.</w:t>
            </w:r>
          </w:p>
        </w:tc>
      </w:tr>
    </w:tbl>
    <w:p w14:paraId="02E3F916" w14:textId="77777777" w:rsidR="00F56598" w:rsidRDefault="00F56598" w:rsidP="00F56598">
      <w:pPr>
        <w:spacing w:after="0" w:line="360" w:lineRule="auto"/>
      </w:pPr>
    </w:p>
    <w:tbl>
      <w:tblPr>
        <w:tblStyle w:val="TableGrid"/>
        <w:tblW w:w="0" w:type="auto"/>
        <w:tblLook w:val="04A0" w:firstRow="1" w:lastRow="0" w:firstColumn="1" w:lastColumn="0" w:noHBand="0" w:noVBand="1"/>
      </w:tblPr>
      <w:tblGrid>
        <w:gridCol w:w="1838"/>
        <w:gridCol w:w="7512"/>
      </w:tblGrid>
      <w:tr w:rsidR="00F56598" w14:paraId="3D105B21" w14:textId="77777777" w:rsidTr="00EA0794">
        <w:trPr>
          <w:trHeight w:val="1455"/>
        </w:trPr>
        <w:tc>
          <w:tcPr>
            <w:tcW w:w="1838" w:type="dxa"/>
            <w:shd w:val="clear" w:color="auto" w:fill="FBE4D5" w:themeFill="accent2" w:themeFillTint="33"/>
          </w:tcPr>
          <w:p w14:paraId="7ED7640E" w14:textId="77777777" w:rsidR="00F56598" w:rsidRPr="00CE3DEE" w:rsidRDefault="00F56598" w:rsidP="00EA0794">
            <w:pPr>
              <w:spacing w:line="360" w:lineRule="auto"/>
              <w:rPr>
                <w:b/>
              </w:rPr>
            </w:pPr>
            <w:r w:rsidRPr="00CE3DEE">
              <w:rPr>
                <w:b/>
              </w:rPr>
              <w:t>Process Steps</w:t>
            </w:r>
          </w:p>
        </w:tc>
        <w:tc>
          <w:tcPr>
            <w:tcW w:w="7512" w:type="dxa"/>
          </w:tcPr>
          <w:p w14:paraId="28266D98" w14:textId="77777777" w:rsidR="00F56598" w:rsidRDefault="00F56598" w:rsidP="00E55F32">
            <w:pPr>
              <w:pStyle w:val="CommentText"/>
              <w:numPr>
                <w:ilvl w:val="0"/>
                <w:numId w:val="114"/>
              </w:numPr>
              <w:spacing w:line="360" w:lineRule="auto"/>
            </w:pPr>
            <w:r>
              <w:t>Select Yard Ring Number</w:t>
            </w:r>
          </w:p>
          <w:p w14:paraId="6547180A" w14:textId="77777777" w:rsidR="00F56598" w:rsidRDefault="00F56598" w:rsidP="00E55F32">
            <w:pPr>
              <w:pStyle w:val="CommentText"/>
              <w:numPr>
                <w:ilvl w:val="0"/>
                <w:numId w:val="114"/>
              </w:numPr>
              <w:spacing w:line="360" w:lineRule="auto"/>
            </w:pPr>
            <w:r>
              <w:t>Enter Erection ring number.</w:t>
            </w:r>
          </w:p>
          <w:p w14:paraId="73721DD5" w14:textId="77777777" w:rsidR="00F56598" w:rsidRDefault="00F56598" w:rsidP="00E55F32">
            <w:pPr>
              <w:pStyle w:val="CommentText"/>
              <w:numPr>
                <w:ilvl w:val="0"/>
                <w:numId w:val="114"/>
              </w:numPr>
              <w:spacing w:line="360" w:lineRule="auto"/>
            </w:pPr>
            <w:r>
              <w:t>Select the Yard Report and browse the Yard file.</w:t>
            </w:r>
          </w:p>
          <w:p w14:paraId="7BEF6B49" w14:textId="77777777" w:rsidR="00F56598" w:rsidRDefault="00F56598" w:rsidP="00E55F32">
            <w:pPr>
              <w:pStyle w:val="CommentText"/>
              <w:numPr>
                <w:ilvl w:val="0"/>
                <w:numId w:val="114"/>
              </w:numPr>
              <w:spacing w:line="360" w:lineRule="auto"/>
            </w:pPr>
            <w:r>
              <w:t>Select the Erection Report and browse the Yard file.</w:t>
            </w:r>
          </w:p>
          <w:p w14:paraId="2AF3D9EA" w14:textId="77777777" w:rsidR="00F56598" w:rsidRDefault="00F56598" w:rsidP="00E55F32">
            <w:pPr>
              <w:pStyle w:val="CommentText"/>
              <w:numPr>
                <w:ilvl w:val="0"/>
                <w:numId w:val="114"/>
              </w:numPr>
              <w:spacing w:line="360" w:lineRule="auto"/>
            </w:pPr>
            <w:r>
              <w:t xml:space="preserve">Click on </w:t>
            </w:r>
            <w:proofErr w:type="gramStart"/>
            <w:r w:rsidRPr="00793EBB">
              <w:rPr>
                <w:b/>
                <w:rPrChange w:id="1121" w:author="BCIL" w:date="2022-11-17T12:05:00Z">
                  <w:rPr/>
                </w:rPrChange>
              </w:rPr>
              <w:t>Save</w:t>
            </w:r>
            <w:proofErr w:type="gramEnd"/>
            <w:r w:rsidRPr="00793EBB">
              <w:rPr>
                <w:b/>
                <w:rPrChange w:id="1122" w:author="BCIL" w:date="2022-11-17T12:05:00Z">
                  <w:rPr/>
                </w:rPrChange>
              </w:rPr>
              <w:t xml:space="preserve"> </w:t>
            </w:r>
            <w:r>
              <w:t>button to save into the database.</w:t>
            </w:r>
          </w:p>
          <w:p w14:paraId="67FBAC5D" w14:textId="77777777" w:rsidR="00F56598" w:rsidRPr="00D75AAE" w:rsidRDefault="00F56598" w:rsidP="00E55F32">
            <w:pPr>
              <w:pStyle w:val="CommentText"/>
              <w:numPr>
                <w:ilvl w:val="0"/>
                <w:numId w:val="114"/>
              </w:numPr>
              <w:spacing w:line="360" w:lineRule="auto"/>
            </w:pPr>
            <w:r>
              <w:t>Update corresponding details in the database.</w:t>
            </w:r>
          </w:p>
        </w:tc>
      </w:tr>
    </w:tbl>
    <w:p w14:paraId="3784D7AE" w14:textId="77777777" w:rsidR="00F56598" w:rsidRDefault="00F56598" w:rsidP="00F56598">
      <w:pPr>
        <w:spacing w:after="0" w:line="360" w:lineRule="auto"/>
      </w:pPr>
    </w:p>
    <w:tbl>
      <w:tblPr>
        <w:tblStyle w:val="TableGrid"/>
        <w:tblW w:w="0" w:type="auto"/>
        <w:tblLook w:val="04A0" w:firstRow="1" w:lastRow="0" w:firstColumn="1" w:lastColumn="0" w:noHBand="0" w:noVBand="1"/>
      </w:tblPr>
      <w:tblGrid>
        <w:gridCol w:w="1838"/>
        <w:gridCol w:w="7512"/>
      </w:tblGrid>
      <w:tr w:rsidR="00F56598" w14:paraId="78F1F94C" w14:textId="77777777" w:rsidTr="00EA0794">
        <w:tc>
          <w:tcPr>
            <w:tcW w:w="1838" w:type="dxa"/>
            <w:shd w:val="clear" w:color="auto" w:fill="FBE4D5" w:themeFill="accent2" w:themeFillTint="33"/>
          </w:tcPr>
          <w:p w14:paraId="7E530E1E" w14:textId="77777777" w:rsidR="00F56598" w:rsidRPr="00CE3DEE" w:rsidRDefault="00F56598" w:rsidP="00EA0794">
            <w:pPr>
              <w:spacing w:line="360" w:lineRule="auto"/>
              <w:rPr>
                <w:b/>
              </w:rPr>
            </w:pPr>
            <w:r w:rsidRPr="00CE3DEE">
              <w:rPr>
                <w:b/>
              </w:rPr>
              <w:t>Post-Conditions</w:t>
            </w:r>
          </w:p>
        </w:tc>
        <w:tc>
          <w:tcPr>
            <w:tcW w:w="7512" w:type="dxa"/>
          </w:tcPr>
          <w:p w14:paraId="535181EB" w14:textId="77777777" w:rsidR="00F56598" w:rsidRDefault="00F56598" w:rsidP="00E55F32">
            <w:pPr>
              <w:pStyle w:val="ListParagraph"/>
              <w:numPr>
                <w:ilvl w:val="0"/>
                <w:numId w:val="115"/>
              </w:numPr>
              <w:spacing w:after="100" w:line="360" w:lineRule="auto"/>
              <w:jc w:val="both"/>
            </w:pPr>
            <w:r>
              <w:t>Data to be uploaded in the PDF Formats.</w:t>
            </w:r>
          </w:p>
        </w:tc>
      </w:tr>
    </w:tbl>
    <w:p w14:paraId="75F5CC25" w14:textId="77777777" w:rsidR="00F56598" w:rsidRDefault="00F56598" w:rsidP="00F56598">
      <w:pPr>
        <w:spacing w:after="0" w:line="360" w:lineRule="auto"/>
      </w:pPr>
    </w:p>
    <w:tbl>
      <w:tblPr>
        <w:tblStyle w:val="TableGrid"/>
        <w:tblW w:w="9351" w:type="dxa"/>
        <w:tblLook w:val="04A0" w:firstRow="1" w:lastRow="0" w:firstColumn="1" w:lastColumn="0" w:noHBand="0" w:noVBand="1"/>
      </w:tblPr>
      <w:tblGrid>
        <w:gridCol w:w="1805"/>
        <w:gridCol w:w="7546"/>
      </w:tblGrid>
      <w:tr w:rsidR="00F56598" w14:paraId="6EF9BD64" w14:textId="77777777" w:rsidTr="00EA0794">
        <w:tc>
          <w:tcPr>
            <w:tcW w:w="1805" w:type="dxa"/>
            <w:shd w:val="clear" w:color="auto" w:fill="FBE4D5" w:themeFill="accent2" w:themeFillTint="33"/>
          </w:tcPr>
          <w:p w14:paraId="71A5AB3D" w14:textId="77777777" w:rsidR="00F56598" w:rsidRPr="00CE3DEE" w:rsidRDefault="00F56598" w:rsidP="00EA0794">
            <w:pPr>
              <w:spacing w:line="360" w:lineRule="auto"/>
              <w:rPr>
                <w:b/>
              </w:rPr>
            </w:pPr>
            <w:r w:rsidRPr="00CE3DEE">
              <w:rPr>
                <w:b/>
              </w:rPr>
              <w:t>Validations</w:t>
            </w:r>
          </w:p>
        </w:tc>
        <w:tc>
          <w:tcPr>
            <w:tcW w:w="7546" w:type="dxa"/>
          </w:tcPr>
          <w:p w14:paraId="7BA7307A" w14:textId="77777777" w:rsidR="00F56598" w:rsidRDefault="00F56598" w:rsidP="00E55F32">
            <w:pPr>
              <w:pStyle w:val="ListParagraph"/>
              <w:numPr>
                <w:ilvl w:val="0"/>
                <w:numId w:val="116"/>
              </w:numPr>
              <w:spacing w:line="360" w:lineRule="auto"/>
              <w:jc w:val="both"/>
            </w:pPr>
            <w:r w:rsidRPr="003743EE">
              <w:rPr>
                <w:color w:val="000000" w:themeColor="text1"/>
              </w:rPr>
              <w:t>An alert message is displayed in case of any error / invalid activity.</w:t>
            </w:r>
          </w:p>
          <w:p w14:paraId="57FBB91F" w14:textId="77777777" w:rsidR="00F56598" w:rsidRDefault="00F56598" w:rsidP="00E55F32">
            <w:pPr>
              <w:pStyle w:val="ListParagraph"/>
              <w:numPr>
                <w:ilvl w:val="0"/>
                <w:numId w:val="116"/>
              </w:numPr>
              <w:spacing w:line="360" w:lineRule="auto"/>
              <w:jc w:val="both"/>
            </w:pPr>
            <w:r w:rsidRPr="003743EE">
              <w:rPr>
                <w:color w:val="000000" w:themeColor="text1"/>
              </w:rPr>
              <w:t>System will validate input data i.e. text field values and selections</w:t>
            </w:r>
            <w:r>
              <w:t xml:space="preserve"> </w:t>
            </w:r>
          </w:p>
        </w:tc>
      </w:tr>
    </w:tbl>
    <w:p w14:paraId="7DE38B14" w14:textId="77777777" w:rsidR="00F56598" w:rsidRDefault="00F56598" w:rsidP="00F56598">
      <w:pPr>
        <w:spacing w:line="360" w:lineRule="auto"/>
      </w:pPr>
    </w:p>
    <w:tbl>
      <w:tblPr>
        <w:tblStyle w:val="TableGrid11"/>
        <w:tblW w:w="9435" w:type="dxa"/>
        <w:tblLayout w:type="fixed"/>
        <w:tblLook w:val="04A0" w:firstRow="1" w:lastRow="0" w:firstColumn="1" w:lastColumn="0" w:noHBand="0" w:noVBand="1"/>
      </w:tblPr>
      <w:tblGrid>
        <w:gridCol w:w="1810"/>
        <w:gridCol w:w="7625"/>
      </w:tblGrid>
      <w:tr w:rsidR="00F56598" w:rsidRPr="009E634E" w14:paraId="445ED355" w14:textId="77777777" w:rsidTr="00EA0794">
        <w:trPr>
          <w:trHeight w:val="2780"/>
        </w:trPr>
        <w:tc>
          <w:tcPr>
            <w:tcW w:w="1810" w:type="dxa"/>
            <w:shd w:val="clear" w:color="auto" w:fill="FBE4D5" w:themeFill="accent2" w:themeFillTint="33"/>
          </w:tcPr>
          <w:p w14:paraId="1D5B71E2" w14:textId="77777777" w:rsidR="00F56598" w:rsidRDefault="00F56598" w:rsidP="00EA0794">
            <w:pPr>
              <w:spacing w:line="360" w:lineRule="auto"/>
              <w:rPr>
                <w:b/>
              </w:rPr>
            </w:pPr>
            <w:r w:rsidRPr="009B4EAF">
              <w:rPr>
                <w:b/>
              </w:rPr>
              <w:lastRenderedPageBreak/>
              <w:t>Sample Screen</w:t>
            </w:r>
          </w:p>
        </w:tc>
        <w:tc>
          <w:tcPr>
            <w:tcW w:w="7625" w:type="dxa"/>
          </w:tcPr>
          <w:p w14:paraId="582CA911" w14:textId="65EF0657" w:rsidR="00F56598" w:rsidRPr="009E634E" w:rsidRDefault="00FE60B3" w:rsidP="00EA0794">
            <w:pPr>
              <w:spacing w:line="360" w:lineRule="auto"/>
            </w:pPr>
            <w:r>
              <w:rPr>
                <w:noProof/>
              </w:rPr>
              <w:drawing>
                <wp:anchor distT="0" distB="0" distL="114300" distR="114300" simplePos="0" relativeHeight="253117440" behindDoc="1" locked="0" layoutInCell="1" allowOverlap="1" wp14:anchorId="18CA52B3" wp14:editId="100787C5">
                  <wp:simplePos x="0" y="0"/>
                  <wp:positionH relativeFrom="column">
                    <wp:posOffset>-19050</wp:posOffset>
                  </wp:positionH>
                  <wp:positionV relativeFrom="paragraph">
                    <wp:posOffset>55083</wp:posOffset>
                  </wp:positionV>
                  <wp:extent cx="4699000" cy="2052955"/>
                  <wp:effectExtent l="0" t="0" r="6350" b="4445"/>
                  <wp:wrapTight wrapText="bothSides">
                    <wp:wrapPolygon edited="0">
                      <wp:start x="0" y="0"/>
                      <wp:lineTo x="0" y="21446"/>
                      <wp:lineTo x="21542" y="21446"/>
                      <wp:lineTo x="21542"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699000" cy="2052955"/>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04DE3BC6" w14:textId="77777777" w:rsidR="00F56598" w:rsidRDefault="00F56598" w:rsidP="00F56598">
      <w:pPr>
        <w:spacing w:line="360" w:lineRule="auto"/>
      </w:pPr>
    </w:p>
    <w:p w14:paraId="15144CE2" w14:textId="46D63944" w:rsidR="00F56598" w:rsidRDefault="00F56598">
      <w:r>
        <w:br w:type="page"/>
      </w:r>
    </w:p>
    <w:p w14:paraId="684BC3C2" w14:textId="77777777" w:rsidR="00F56598" w:rsidRDefault="00F56598" w:rsidP="00F56598">
      <w:pPr>
        <w:pStyle w:val="Heading3"/>
      </w:pPr>
      <w:bookmarkStart w:id="1123" w:name="_Toc118293363"/>
      <w:bookmarkStart w:id="1124" w:name="_Toc119582214"/>
      <w:r>
        <w:lastRenderedPageBreak/>
        <w:t>Segment Rejection Data</w:t>
      </w:r>
      <w:bookmarkEnd w:id="1123"/>
      <w:bookmarkEnd w:id="1124"/>
    </w:p>
    <w:p w14:paraId="3DA1E196" w14:textId="77777777" w:rsidR="00F56598" w:rsidRPr="00F11E16" w:rsidRDefault="00F56598" w:rsidP="00F56598"/>
    <w:p w14:paraId="065817DB" w14:textId="77777777" w:rsidR="00F56598" w:rsidRDefault="00F56598" w:rsidP="00F56598">
      <w:r>
        <w:rPr>
          <w:noProof/>
        </w:rPr>
        <w:drawing>
          <wp:inline distT="0" distB="0" distL="0" distR="0" wp14:anchorId="67D0CBB0" wp14:editId="5022FF5F">
            <wp:extent cx="5974715" cy="126174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74715" cy="1261745"/>
                    </a:xfrm>
                    <a:prstGeom prst="rect">
                      <a:avLst/>
                    </a:prstGeom>
                    <a:noFill/>
                  </pic:spPr>
                </pic:pic>
              </a:graphicData>
            </a:graphic>
          </wp:inline>
        </w:drawing>
      </w:r>
    </w:p>
    <w:p w14:paraId="7C97D04C" w14:textId="77777777" w:rsidR="00F56598" w:rsidRDefault="00F56598" w:rsidP="00F56598">
      <w:pPr>
        <w:rPr>
          <w:rFonts w:ascii="Calibri" w:hAnsi="Calibri"/>
          <w:b/>
          <w:color w:val="404040" w:themeColor="text1" w:themeTint="BF"/>
          <w:sz w:val="28"/>
          <w:szCs w:val="20"/>
          <w:u w:val="single"/>
        </w:rPr>
      </w:pPr>
      <w:r>
        <w:rPr>
          <w:rFonts w:ascii="Calibri" w:hAnsi="Calibri"/>
          <w:b/>
          <w:color w:val="404040" w:themeColor="text1" w:themeTint="BF"/>
          <w:sz w:val="28"/>
          <w:szCs w:val="20"/>
          <w:u w:val="single"/>
        </w:rPr>
        <w:t>Activities</w:t>
      </w:r>
    </w:p>
    <w:tbl>
      <w:tblPr>
        <w:tblStyle w:val="TableGrid"/>
        <w:tblW w:w="0" w:type="auto"/>
        <w:tblLook w:val="04A0" w:firstRow="1" w:lastRow="0" w:firstColumn="1" w:lastColumn="0" w:noHBand="0" w:noVBand="1"/>
      </w:tblPr>
      <w:tblGrid>
        <w:gridCol w:w="1838"/>
        <w:gridCol w:w="7512"/>
      </w:tblGrid>
      <w:tr w:rsidR="00F56598" w14:paraId="4AFCD932" w14:textId="77777777" w:rsidTr="00EA0794">
        <w:tc>
          <w:tcPr>
            <w:tcW w:w="1838" w:type="dxa"/>
            <w:shd w:val="clear" w:color="auto" w:fill="FBE4D5" w:themeFill="accent2" w:themeFillTint="33"/>
          </w:tcPr>
          <w:p w14:paraId="671EE619" w14:textId="77777777" w:rsidR="00F56598" w:rsidRPr="009C2094" w:rsidRDefault="00F56598" w:rsidP="00EA0794">
            <w:pPr>
              <w:spacing w:line="360" w:lineRule="auto"/>
              <w:rPr>
                <w:b/>
              </w:rPr>
            </w:pPr>
            <w:r w:rsidRPr="009C2094">
              <w:rPr>
                <w:b/>
              </w:rPr>
              <w:t>Module  Description</w:t>
            </w:r>
          </w:p>
        </w:tc>
        <w:tc>
          <w:tcPr>
            <w:tcW w:w="7512" w:type="dxa"/>
          </w:tcPr>
          <w:p w14:paraId="276E3BE7" w14:textId="77777777" w:rsidR="00F56598" w:rsidRPr="00364ADB" w:rsidRDefault="00F56598" w:rsidP="00EA0794">
            <w:pPr>
              <w:spacing w:line="360" w:lineRule="auto"/>
            </w:pPr>
            <w:r w:rsidRPr="00FA63FC">
              <w:t xml:space="preserve">This module </w:t>
            </w:r>
            <w:r w:rsidRPr="00FF07AB">
              <w:t xml:space="preserve">will be used </w:t>
            </w:r>
            <w:r>
              <w:t>upload the Segment Images that are been rejected after the quality inspection.</w:t>
            </w:r>
          </w:p>
        </w:tc>
      </w:tr>
    </w:tbl>
    <w:p w14:paraId="6125298E" w14:textId="77777777" w:rsidR="00F56598" w:rsidRDefault="00F56598" w:rsidP="00F56598">
      <w:pPr>
        <w:tabs>
          <w:tab w:val="left" w:pos="4045"/>
        </w:tabs>
        <w:spacing w:after="0" w:line="360" w:lineRule="auto"/>
      </w:pPr>
    </w:p>
    <w:tbl>
      <w:tblPr>
        <w:tblStyle w:val="TableGrid"/>
        <w:tblW w:w="0" w:type="auto"/>
        <w:tblLook w:val="04A0" w:firstRow="1" w:lastRow="0" w:firstColumn="1" w:lastColumn="0" w:noHBand="0" w:noVBand="1"/>
      </w:tblPr>
      <w:tblGrid>
        <w:gridCol w:w="1838"/>
        <w:gridCol w:w="7512"/>
      </w:tblGrid>
      <w:tr w:rsidR="00F56598" w14:paraId="6F21553B" w14:textId="77777777" w:rsidTr="00EA0794">
        <w:tc>
          <w:tcPr>
            <w:tcW w:w="1838" w:type="dxa"/>
            <w:shd w:val="clear" w:color="auto" w:fill="FBE4D5" w:themeFill="accent2" w:themeFillTint="33"/>
          </w:tcPr>
          <w:p w14:paraId="69B816FB" w14:textId="77777777" w:rsidR="00F56598" w:rsidRPr="00CE3DEE" w:rsidRDefault="00F56598" w:rsidP="00EA0794">
            <w:pPr>
              <w:spacing w:line="360" w:lineRule="auto"/>
              <w:rPr>
                <w:b/>
              </w:rPr>
            </w:pPr>
            <w:r w:rsidRPr="00CE3DEE">
              <w:rPr>
                <w:b/>
              </w:rPr>
              <w:t>Pre-Conditions</w:t>
            </w:r>
          </w:p>
        </w:tc>
        <w:tc>
          <w:tcPr>
            <w:tcW w:w="7512" w:type="dxa"/>
            <w:shd w:val="clear" w:color="auto" w:fill="auto"/>
          </w:tcPr>
          <w:p w14:paraId="565698B0" w14:textId="77777777" w:rsidR="00F56598" w:rsidRDefault="00F56598" w:rsidP="00E55F32">
            <w:pPr>
              <w:pStyle w:val="ListParagraph"/>
              <w:numPr>
                <w:ilvl w:val="0"/>
                <w:numId w:val="117"/>
              </w:numPr>
              <w:spacing w:line="360" w:lineRule="auto"/>
            </w:pPr>
            <w:r>
              <w:t>QC personal should check Segment produced against defined parameters.</w:t>
            </w:r>
          </w:p>
          <w:p w14:paraId="532C7B4B" w14:textId="77777777" w:rsidR="00F56598" w:rsidRDefault="00F56598" w:rsidP="00E55F32">
            <w:pPr>
              <w:pStyle w:val="ListParagraph"/>
              <w:numPr>
                <w:ilvl w:val="0"/>
                <w:numId w:val="117"/>
              </w:numPr>
              <w:spacing w:line="360" w:lineRule="auto"/>
            </w:pPr>
            <w:r>
              <w:t>QC personal should check the de-Moulding time before quality.</w:t>
            </w:r>
          </w:p>
          <w:p w14:paraId="6C82C08A" w14:textId="77777777" w:rsidR="00F56598" w:rsidRDefault="00F56598" w:rsidP="00E55F32">
            <w:pPr>
              <w:pStyle w:val="ListParagraph"/>
              <w:numPr>
                <w:ilvl w:val="0"/>
                <w:numId w:val="117"/>
              </w:numPr>
              <w:spacing w:line="360" w:lineRule="auto"/>
            </w:pPr>
            <w:r>
              <w:t>Segment should have RFID tag inside Moulding.</w:t>
            </w:r>
          </w:p>
        </w:tc>
      </w:tr>
    </w:tbl>
    <w:p w14:paraId="6CCFB63C" w14:textId="77777777" w:rsidR="00F56598" w:rsidRDefault="00F56598" w:rsidP="00F56598">
      <w:pPr>
        <w:spacing w:after="0" w:line="360" w:lineRule="auto"/>
      </w:pPr>
    </w:p>
    <w:tbl>
      <w:tblPr>
        <w:tblStyle w:val="TableGrid"/>
        <w:tblW w:w="0" w:type="auto"/>
        <w:tblLook w:val="04A0" w:firstRow="1" w:lastRow="0" w:firstColumn="1" w:lastColumn="0" w:noHBand="0" w:noVBand="1"/>
      </w:tblPr>
      <w:tblGrid>
        <w:gridCol w:w="1838"/>
        <w:gridCol w:w="7512"/>
      </w:tblGrid>
      <w:tr w:rsidR="00F56598" w14:paraId="528AE5B3" w14:textId="77777777" w:rsidTr="00EA0794">
        <w:trPr>
          <w:trHeight w:val="1455"/>
        </w:trPr>
        <w:tc>
          <w:tcPr>
            <w:tcW w:w="1838" w:type="dxa"/>
            <w:shd w:val="clear" w:color="auto" w:fill="FBE4D5" w:themeFill="accent2" w:themeFillTint="33"/>
          </w:tcPr>
          <w:p w14:paraId="778F1B19" w14:textId="77777777" w:rsidR="00F56598" w:rsidRPr="00CE3DEE" w:rsidRDefault="00F56598" w:rsidP="00EA0794">
            <w:pPr>
              <w:spacing w:line="360" w:lineRule="auto"/>
              <w:rPr>
                <w:b/>
              </w:rPr>
            </w:pPr>
            <w:r w:rsidRPr="00CE3DEE">
              <w:rPr>
                <w:b/>
              </w:rPr>
              <w:t>Process Steps</w:t>
            </w:r>
          </w:p>
        </w:tc>
        <w:tc>
          <w:tcPr>
            <w:tcW w:w="7512" w:type="dxa"/>
          </w:tcPr>
          <w:p w14:paraId="480F7F4C" w14:textId="77777777" w:rsidR="00F56598" w:rsidRDefault="00F56598" w:rsidP="00E55F32">
            <w:pPr>
              <w:pStyle w:val="ListParagraph"/>
              <w:numPr>
                <w:ilvl w:val="0"/>
                <w:numId w:val="118"/>
              </w:numPr>
              <w:spacing w:line="360" w:lineRule="auto"/>
              <w:jc w:val="both"/>
            </w:pPr>
            <w:r>
              <w:t>Scan the Rejection RFID tag.</w:t>
            </w:r>
          </w:p>
          <w:p w14:paraId="15937222" w14:textId="77777777" w:rsidR="00F56598" w:rsidRDefault="00F56598" w:rsidP="00E55F32">
            <w:pPr>
              <w:pStyle w:val="ListParagraph"/>
              <w:numPr>
                <w:ilvl w:val="0"/>
                <w:numId w:val="118"/>
              </w:numPr>
              <w:spacing w:line="360" w:lineRule="auto"/>
              <w:jc w:val="both"/>
            </w:pPr>
            <w:r>
              <w:t>Rejection ring Image to be upload on the Image/ PDF format.</w:t>
            </w:r>
          </w:p>
          <w:p w14:paraId="548E4EED" w14:textId="77777777" w:rsidR="00F56598" w:rsidRPr="00E210ED" w:rsidRDefault="00F56598" w:rsidP="00E55F32">
            <w:pPr>
              <w:pStyle w:val="ListParagraph"/>
              <w:numPr>
                <w:ilvl w:val="0"/>
                <w:numId w:val="118"/>
              </w:numPr>
              <w:spacing w:line="360" w:lineRule="auto"/>
              <w:jc w:val="both"/>
            </w:pPr>
            <w:r>
              <w:t>Remarks to be added in the Remarks textfields.</w:t>
            </w:r>
          </w:p>
          <w:p w14:paraId="7276CC5C" w14:textId="77777777" w:rsidR="00F56598" w:rsidRPr="00D75AAE" w:rsidRDefault="00F56598" w:rsidP="00E55F32">
            <w:pPr>
              <w:pStyle w:val="ListParagraph"/>
              <w:numPr>
                <w:ilvl w:val="0"/>
                <w:numId w:val="118"/>
              </w:numPr>
              <w:spacing w:line="360" w:lineRule="auto"/>
              <w:jc w:val="both"/>
            </w:pPr>
            <w:r>
              <w:t>Data gets saved in the database.</w:t>
            </w:r>
          </w:p>
        </w:tc>
      </w:tr>
    </w:tbl>
    <w:p w14:paraId="359ADCAB" w14:textId="77777777" w:rsidR="00F56598" w:rsidRDefault="00F56598" w:rsidP="00F56598">
      <w:pPr>
        <w:spacing w:after="0" w:line="360" w:lineRule="auto"/>
      </w:pPr>
    </w:p>
    <w:tbl>
      <w:tblPr>
        <w:tblStyle w:val="TableGrid"/>
        <w:tblW w:w="0" w:type="auto"/>
        <w:tblLook w:val="04A0" w:firstRow="1" w:lastRow="0" w:firstColumn="1" w:lastColumn="0" w:noHBand="0" w:noVBand="1"/>
      </w:tblPr>
      <w:tblGrid>
        <w:gridCol w:w="1838"/>
        <w:gridCol w:w="7512"/>
      </w:tblGrid>
      <w:tr w:rsidR="00F56598" w14:paraId="43BA4D09" w14:textId="77777777" w:rsidTr="00EA0794">
        <w:tc>
          <w:tcPr>
            <w:tcW w:w="1838" w:type="dxa"/>
            <w:shd w:val="clear" w:color="auto" w:fill="FBE4D5" w:themeFill="accent2" w:themeFillTint="33"/>
          </w:tcPr>
          <w:p w14:paraId="11106165" w14:textId="77777777" w:rsidR="00F56598" w:rsidRPr="00CE3DEE" w:rsidRDefault="00F56598" w:rsidP="00EA0794">
            <w:pPr>
              <w:spacing w:line="360" w:lineRule="auto"/>
              <w:rPr>
                <w:b/>
              </w:rPr>
            </w:pPr>
            <w:r w:rsidRPr="00CE3DEE">
              <w:rPr>
                <w:b/>
              </w:rPr>
              <w:t>Post-Conditions</w:t>
            </w:r>
          </w:p>
        </w:tc>
        <w:tc>
          <w:tcPr>
            <w:tcW w:w="7512" w:type="dxa"/>
          </w:tcPr>
          <w:p w14:paraId="3C7507EE" w14:textId="77777777" w:rsidR="00F56598" w:rsidRDefault="00F56598" w:rsidP="00E55F32">
            <w:pPr>
              <w:pStyle w:val="ListParagraph"/>
              <w:numPr>
                <w:ilvl w:val="0"/>
                <w:numId w:val="119"/>
              </w:numPr>
              <w:spacing w:after="100" w:line="360" w:lineRule="auto"/>
              <w:jc w:val="both"/>
            </w:pPr>
            <w:r w:rsidRPr="00DF7E01">
              <w:t xml:space="preserve">System will validate </w:t>
            </w:r>
            <w:r>
              <w:t>Image format and Remarks added.</w:t>
            </w:r>
          </w:p>
          <w:p w14:paraId="70BDFDB0" w14:textId="77777777" w:rsidR="00F56598" w:rsidRDefault="00F56598" w:rsidP="00E55F32">
            <w:pPr>
              <w:pStyle w:val="ListParagraph"/>
              <w:numPr>
                <w:ilvl w:val="0"/>
                <w:numId w:val="119"/>
              </w:numPr>
              <w:spacing w:after="100" w:line="360" w:lineRule="auto"/>
              <w:jc w:val="both"/>
            </w:pPr>
            <w:r>
              <w:t>Ring details are verified</w:t>
            </w:r>
            <w:r w:rsidRPr="00DF7E01">
              <w:t xml:space="preserve"> by officials and Save</w:t>
            </w:r>
            <w:r>
              <w:t>d</w:t>
            </w:r>
            <w:r w:rsidRPr="00DF7E01">
              <w:t xml:space="preserve"> </w:t>
            </w:r>
            <w:r>
              <w:t>into the</w:t>
            </w:r>
            <w:r w:rsidRPr="00DF7E01">
              <w:t xml:space="preserve"> data</w:t>
            </w:r>
            <w:r>
              <w:t>base.</w:t>
            </w:r>
          </w:p>
        </w:tc>
      </w:tr>
    </w:tbl>
    <w:p w14:paraId="5D2A3519" w14:textId="77777777" w:rsidR="00F56598" w:rsidRDefault="00F56598" w:rsidP="00F56598">
      <w:pPr>
        <w:spacing w:after="0" w:line="360" w:lineRule="auto"/>
      </w:pPr>
    </w:p>
    <w:tbl>
      <w:tblPr>
        <w:tblStyle w:val="TableGrid"/>
        <w:tblW w:w="9351" w:type="dxa"/>
        <w:tblLook w:val="04A0" w:firstRow="1" w:lastRow="0" w:firstColumn="1" w:lastColumn="0" w:noHBand="0" w:noVBand="1"/>
      </w:tblPr>
      <w:tblGrid>
        <w:gridCol w:w="1805"/>
        <w:gridCol w:w="7546"/>
      </w:tblGrid>
      <w:tr w:rsidR="00F56598" w14:paraId="1CC2B7B4" w14:textId="77777777" w:rsidTr="00EA0794">
        <w:tc>
          <w:tcPr>
            <w:tcW w:w="1805" w:type="dxa"/>
            <w:shd w:val="clear" w:color="auto" w:fill="FBE4D5" w:themeFill="accent2" w:themeFillTint="33"/>
          </w:tcPr>
          <w:p w14:paraId="3743F053" w14:textId="77777777" w:rsidR="00F56598" w:rsidRPr="00CE3DEE" w:rsidRDefault="00F56598" w:rsidP="00EA0794">
            <w:pPr>
              <w:spacing w:line="360" w:lineRule="auto"/>
              <w:rPr>
                <w:b/>
              </w:rPr>
            </w:pPr>
            <w:r w:rsidRPr="00CE3DEE">
              <w:rPr>
                <w:b/>
              </w:rPr>
              <w:t>Validations</w:t>
            </w:r>
          </w:p>
        </w:tc>
        <w:tc>
          <w:tcPr>
            <w:tcW w:w="7546" w:type="dxa"/>
          </w:tcPr>
          <w:p w14:paraId="44677DBD" w14:textId="77777777" w:rsidR="00F56598" w:rsidRDefault="00F56598" w:rsidP="00E55F32">
            <w:pPr>
              <w:pStyle w:val="ListParagraph"/>
              <w:numPr>
                <w:ilvl w:val="0"/>
                <w:numId w:val="120"/>
              </w:numPr>
              <w:spacing w:line="360" w:lineRule="auto"/>
              <w:jc w:val="both"/>
            </w:pPr>
            <w:r w:rsidRPr="003743EE">
              <w:rPr>
                <w:color w:val="000000" w:themeColor="text1"/>
              </w:rPr>
              <w:t>An alert message is displayed in case of any error / invalid activity.</w:t>
            </w:r>
          </w:p>
          <w:p w14:paraId="514F907A" w14:textId="77777777" w:rsidR="00F56598" w:rsidRDefault="00F56598" w:rsidP="00E55F32">
            <w:pPr>
              <w:pStyle w:val="ListParagraph"/>
              <w:numPr>
                <w:ilvl w:val="0"/>
                <w:numId w:val="120"/>
              </w:numPr>
              <w:spacing w:line="360" w:lineRule="auto"/>
              <w:jc w:val="both"/>
            </w:pPr>
            <w:r w:rsidRPr="003743EE">
              <w:rPr>
                <w:color w:val="000000" w:themeColor="text1"/>
              </w:rPr>
              <w:t>System will validate input data i.e. text field values and selections</w:t>
            </w:r>
            <w:r>
              <w:t xml:space="preserve"> </w:t>
            </w:r>
          </w:p>
          <w:p w14:paraId="746689D5" w14:textId="77777777" w:rsidR="00F56598" w:rsidRDefault="00F56598" w:rsidP="00E55F32">
            <w:pPr>
              <w:pStyle w:val="ListParagraph"/>
              <w:numPr>
                <w:ilvl w:val="0"/>
                <w:numId w:val="120"/>
              </w:numPr>
              <w:spacing w:line="360" w:lineRule="auto"/>
              <w:jc w:val="both"/>
            </w:pPr>
            <w:r w:rsidRPr="003743EE">
              <w:rPr>
                <w:color w:val="000000" w:themeColor="text1"/>
              </w:rPr>
              <w:t xml:space="preserve">System will validate </w:t>
            </w:r>
            <w:r>
              <w:t>Confirmation with digital signature.</w:t>
            </w:r>
          </w:p>
        </w:tc>
      </w:tr>
    </w:tbl>
    <w:tbl>
      <w:tblPr>
        <w:tblStyle w:val="TableGrid11"/>
        <w:tblW w:w="9435" w:type="dxa"/>
        <w:tblLayout w:type="fixed"/>
        <w:tblLook w:val="04A0" w:firstRow="1" w:lastRow="0" w:firstColumn="1" w:lastColumn="0" w:noHBand="0" w:noVBand="1"/>
      </w:tblPr>
      <w:tblGrid>
        <w:gridCol w:w="1810"/>
        <w:gridCol w:w="7625"/>
      </w:tblGrid>
      <w:tr w:rsidR="00F56598" w:rsidRPr="009E634E" w14:paraId="1C9CADB5" w14:textId="77777777" w:rsidTr="00EA0794">
        <w:trPr>
          <w:trHeight w:val="3590"/>
        </w:trPr>
        <w:tc>
          <w:tcPr>
            <w:tcW w:w="1810" w:type="dxa"/>
            <w:shd w:val="clear" w:color="auto" w:fill="FBE4D5" w:themeFill="accent2" w:themeFillTint="33"/>
          </w:tcPr>
          <w:p w14:paraId="750E29A9" w14:textId="77777777" w:rsidR="00F56598" w:rsidRDefault="00F56598" w:rsidP="00EA0794">
            <w:pPr>
              <w:spacing w:line="360" w:lineRule="auto"/>
              <w:rPr>
                <w:b/>
              </w:rPr>
            </w:pPr>
            <w:r>
              <w:rPr>
                <w:b/>
              </w:rPr>
              <w:lastRenderedPageBreak/>
              <w:t>Sample Screen</w:t>
            </w:r>
          </w:p>
        </w:tc>
        <w:tc>
          <w:tcPr>
            <w:tcW w:w="7625" w:type="dxa"/>
          </w:tcPr>
          <w:p w14:paraId="3B613E38" w14:textId="77777777" w:rsidR="00F56598" w:rsidRPr="009E634E" w:rsidRDefault="00F56598" w:rsidP="00EA0794">
            <w:pPr>
              <w:spacing w:line="360" w:lineRule="auto"/>
            </w:pPr>
            <w:r>
              <w:rPr>
                <w:noProof/>
              </w:rPr>
              <w:drawing>
                <wp:anchor distT="0" distB="0" distL="114300" distR="114300" simplePos="0" relativeHeight="253116416" behindDoc="1" locked="0" layoutInCell="1" allowOverlap="1" wp14:anchorId="69ABB095" wp14:editId="7AA2327F">
                  <wp:simplePos x="0" y="0"/>
                  <wp:positionH relativeFrom="column">
                    <wp:posOffset>3175</wp:posOffset>
                  </wp:positionH>
                  <wp:positionV relativeFrom="paragraph">
                    <wp:posOffset>104637</wp:posOffset>
                  </wp:positionV>
                  <wp:extent cx="4581144" cy="1996290"/>
                  <wp:effectExtent l="0" t="0" r="0" b="4445"/>
                  <wp:wrapTight wrapText="bothSides">
                    <wp:wrapPolygon edited="0">
                      <wp:start x="0" y="0"/>
                      <wp:lineTo x="0" y="21442"/>
                      <wp:lineTo x="21468" y="21442"/>
                      <wp:lineTo x="21468"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581144" cy="1996290"/>
                          </a:xfrm>
                          <a:prstGeom prst="rect">
                            <a:avLst/>
                          </a:prstGeom>
                          <a:noFill/>
                        </pic:spPr>
                      </pic:pic>
                    </a:graphicData>
                  </a:graphic>
                </wp:anchor>
              </w:drawing>
            </w:r>
          </w:p>
        </w:tc>
      </w:tr>
    </w:tbl>
    <w:p w14:paraId="41C0B78B" w14:textId="77777777" w:rsidR="00F56598" w:rsidRDefault="00F56598" w:rsidP="00F56598">
      <w:pPr>
        <w:spacing w:line="360" w:lineRule="auto"/>
      </w:pPr>
    </w:p>
    <w:p w14:paraId="70EEC38A" w14:textId="77777777" w:rsidR="009C417F" w:rsidRDefault="009C417F">
      <w:r>
        <w:br w:type="page"/>
      </w:r>
    </w:p>
    <w:p w14:paraId="273E6A36" w14:textId="38B186C0" w:rsidR="00B46821" w:rsidRPr="00F63BB6" w:rsidRDefault="00135306" w:rsidP="00274987">
      <w:pPr>
        <w:pStyle w:val="Heading1"/>
        <w:spacing w:after="0" w:line="276" w:lineRule="auto"/>
      </w:pPr>
      <w:bookmarkStart w:id="1125" w:name="_Toc119582215"/>
      <w:bookmarkEnd w:id="320"/>
      <w:r w:rsidRPr="00F63BB6">
        <w:lastRenderedPageBreak/>
        <w:t>S</w:t>
      </w:r>
      <w:r w:rsidR="00B46821" w:rsidRPr="00F63BB6">
        <w:t>RS Scope Change Process</w:t>
      </w:r>
      <w:bookmarkEnd w:id="1125"/>
    </w:p>
    <w:p w14:paraId="381622C9" w14:textId="77777777" w:rsidR="00C93973" w:rsidRDefault="00C93973" w:rsidP="00C93973">
      <w:pPr>
        <w:spacing w:after="0" w:line="240" w:lineRule="auto"/>
        <w:jc w:val="both"/>
      </w:pPr>
    </w:p>
    <w:p w14:paraId="44413BEE" w14:textId="15A4FB2C" w:rsidR="00C93973" w:rsidRDefault="00C93973" w:rsidP="007D5345">
      <w:pPr>
        <w:pStyle w:val="Heading2"/>
        <w:spacing w:before="0" w:line="360" w:lineRule="auto"/>
      </w:pPr>
      <w:bookmarkStart w:id="1126" w:name="_Toc119582216"/>
      <w:r>
        <w:t>Before Sign Off</w:t>
      </w:r>
      <w:bookmarkEnd w:id="1126"/>
    </w:p>
    <w:p w14:paraId="03E08DED" w14:textId="26815F12" w:rsidR="00B46821" w:rsidRDefault="00B46821" w:rsidP="00B46821">
      <w:pPr>
        <w:spacing w:line="360" w:lineRule="auto"/>
        <w:jc w:val="both"/>
      </w:pPr>
      <w:r>
        <w:t>Any changes in SRS need to be informed in writing by</w:t>
      </w:r>
      <w:r w:rsidR="00085A71">
        <w:t xml:space="preserve"> </w:t>
      </w:r>
      <w:r w:rsidR="005374AC">
        <w:t>ITD</w:t>
      </w:r>
      <w:r w:rsidR="00FF07AB">
        <w:t xml:space="preserve"> </w:t>
      </w:r>
      <w:r w:rsidR="004F4226">
        <w:t xml:space="preserve">Cementation </w:t>
      </w:r>
      <w:proofErr w:type="spellStart"/>
      <w:r w:rsidR="004F4226">
        <w:t>Pvt</w:t>
      </w:r>
      <w:proofErr w:type="spellEnd"/>
      <w:r w:rsidR="009E4E4D">
        <w:t xml:space="preserve"> </w:t>
      </w:r>
      <w:r w:rsidR="00351151">
        <w:t>Ltd</w:t>
      </w:r>
      <w:r w:rsidR="00C74FBF">
        <w:t>.</w:t>
      </w:r>
      <w:r w:rsidR="00563221">
        <w:t xml:space="preserve"> </w:t>
      </w:r>
      <w:r>
        <w:t xml:space="preserve">It will be incorporated / confirmed only after doing detailed feasibility study by </w:t>
      </w:r>
      <w:r w:rsidR="00B440C6">
        <w:t>BCI</w:t>
      </w:r>
      <w:r>
        <w:t>.</w:t>
      </w:r>
    </w:p>
    <w:p w14:paraId="5B9F977B" w14:textId="77777777" w:rsidR="00C11EA1" w:rsidRDefault="00C11EA1" w:rsidP="00DD529A">
      <w:pPr>
        <w:pStyle w:val="ListParagraph"/>
        <w:numPr>
          <w:ilvl w:val="0"/>
          <w:numId w:val="17"/>
        </w:numPr>
        <w:spacing w:line="360" w:lineRule="auto"/>
      </w:pPr>
      <w:r w:rsidRPr="00310D83">
        <w:t xml:space="preserve">If any change is out of scope then this would be done as a CR post feasibility and priority will be decided based on mutual agreement. </w:t>
      </w:r>
    </w:p>
    <w:p w14:paraId="12622E86" w14:textId="71BFCE77" w:rsidR="00C11EA1" w:rsidRDefault="00C11EA1" w:rsidP="00DD529A">
      <w:pPr>
        <w:pStyle w:val="ListParagraph"/>
        <w:numPr>
          <w:ilvl w:val="0"/>
          <w:numId w:val="17"/>
        </w:numPr>
        <w:spacing w:line="360" w:lineRule="auto"/>
      </w:pPr>
      <w:r>
        <w:t>Once the change is developed , any further change in the same would be considered as a CR</w:t>
      </w:r>
    </w:p>
    <w:p w14:paraId="58B17691" w14:textId="77777777" w:rsidR="00B46821" w:rsidRPr="00E52F7A" w:rsidRDefault="00B46821" w:rsidP="005A0BE3">
      <w:pPr>
        <w:pStyle w:val="Heading2"/>
        <w:spacing w:before="0" w:line="360" w:lineRule="auto"/>
      </w:pPr>
      <w:bookmarkStart w:id="1127" w:name="_Toc119582217"/>
      <w:r w:rsidRPr="00E52F7A">
        <w:t>After Sign Off</w:t>
      </w:r>
      <w:bookmarkEnd w:id="1127"/>
    </w:p>
    <w:p w14:paraId="4442CCA4" w14:textId="6152FF00" w:rsidR="00B440C6" w:rsidRDefault="00B46821" w:rsidP="00563221">
      <w:pPr>
        <w:spacing w:line="360" w:lineRule="auto"/>
        <w:jc w:val="both"/>
        <w:rPr>
          <w:rFonts w:cs="Helvetica"/>
          <w:szCs w:val="19"/>
        </w:rPr>
      </w:pPr>
      <w:r w:rsidRPr="00E52F7A">
        <w:rPr>
          <w:rFonts w:cs="Helvetica"/>
          <w:szCs w:val="19"/>
        </w:rPr>
        <w:t xml:space="preserve">Any changes in proposed solution after approval of this document by </w:t>
      </w:r>
      <w:sdt>
        <w:sdtPr>
          <w:alias w:val="Company"/>
          <w:tag w:val=""/>
          <w:id w:val="1738287251"/>
          <w:placeholder>
            <w:docPart w:val="DE0894E54AC247E783865478F343BAFD"/>
          </w:placeholder>
          <w:dataBinding w:prefixMappings="xmlns:ns0='http://schemas.openxmlformats.org/officeDocument/2006/extended-properties' " w:xpath="/ns0:Properties[1]/ns0:Company[1]" w:storeItemID="{6668398D-A668-4E3E-A5EB-62B293D839F1}"/>
          <w:text/>
        </w:sdtPr>
        <w:sdtContent>
          <w:r w:rsidR="00C5757E">
            <w:t>ITD Cementation India Limited</w:t>
          </w:r>
        </w:sdtContent>
      </w:sdt>
      <w:r w:rsidR="00563221">
        <w:rPr>
          <w:rFonts w:cs="Helvetica"/>
          <w:szCs w:val="19"/>
        </w:rPr>
        <w:t xml:space="preserve"> </w:t>
      </w:r>
      <w:r w:rsidRPr="00E52F7A">
        <w:rPr>
          <w:rFonts w:cs="Helvetica"/>
          <w:szCs w:val="19"/>
        </w:rPr>
        <w:t>are subject</w:t>
      </w:r>
      <w:r>
        <w:rPr>
          <w:rFonts w:cs="Helvetica"/>
          <w:szCs w:val="19"/>
        </w:rPr>
        <w:t>ed</w:t>
      </w:r>
      <w:r w:rsidRPr="00E52F7A">
        <w:rPr>
          <w:rFonts w:cs="Helvetica"/>
          <w:szCs w:val="19"/>
        </w:rPr>
        <w:t xml:space="preserve"> to confirmation from </w:t>
      </w:r>
      <w:r w:rsidR="00B440C6">
        <w:rPr>
          <w:rFonts w:cs="Helvetica"/>
          <w:szCs w:val="19"/>
        </w:rPr>
        <w:t>BCI</w:t>
      </w:r>
      <w:r w:rsidRPr="00E52F7A">
        <w:rPr>
          <w:rFonts w:cs="Helvetica"/>
          <w:szCs w:val="19"/>
        </w:rPr>
        <w:t>, taking feasibility constraints into account. These changes will be incorporated (if any) into the solution only after delivering proposed solution &amp; may be charged as extra.</w:t>
      </w:r>
    </w:p>
    <w:p w14:paraId="61807840" w14:textId="6D6EF8B8" w:rsidR="0095727A" w:rsidRDefault="0095727A" w:rsidP="00DD529A">
      <w:pPr>
        <w:pStyle w:val="ListParagraph"/>
        <w:numPr>
          <w:ilvl w:val="0"/>
          <w:numId w:val="17"/>
        </w:numPr>
        <w:spacing w:line="360" w:lineRule="auto"/>
      </w:pPr>
      <w:r>
        <w:t xml:space="preserve">Any change in the proposed solution due to customer system design or process will be considered as CR </w:t>
      </w:r>
    </w:p>
    <w:p w14:paraId="0BD10BA3" w14:textId="1892221E" w:rsidR="0095727A" w:rsidRPr="0095727A" w:rsidRDefault="0095727A" w:rsidP="00DD529A">
      <w:pPr>
        <w:pStyle w:val="ListParagraph"/>
        <w:numPr>
          <w:ilvl w:val="0"/>
          <w:numId w:val="17"/>
        </w:numPr>
        <w:spacing w:line="360" w:lineRule="auto"/>
      </w:pPr>
      <w:r w:rsidRPr="0095727A">
        <w:rPr>
          <w:rFonts w:cs="Helvetica"/>
          <w:szCs w:val="19"/>
        </w:rPr>
        <w:t>Any process which is not mentioned in this document will not be considered as “mutual understanding or default presence or standard practice”.</w:t>
      </w:r>
    </w:p>
    <w:p w14:paraId="4BF08E8B" w14:textId="1146DAF4" w:rsidR="00B46821" w:rsidRPr="00E52F7A" w:rsidRDefault="00B46821" w:rsidP="00563221">
      <w:pPr>
        <w:spacing w:line="360" w:lineRule="auto"/>
        <w:jc w:val="both"/>
        <w:rPr>
          <w:rFonts w:cs="Helvetica"/>
          <w:szCs w:val="19"/>
        </w:rPr>
      </w:pPr>
      <w:r w:rsidRPr="00E52F7A">
        <w:rPr>
          <w:rFonts w:cs="Helvetica"/>
          <w:szCs w:val="19"/>
        </w:rPr>
        <w:t xml:space="preserve">The changes in proposed solution before &amp; after acceptance will be mutually agreed and duly signed and accepted by </w:t>
      </w:r>
      <w:sdt>
        <w:sdtPr>
          <w:rPr>
            <w:rFonts w:cs="Helvetica"/>
            <w:szCs w:val="19"/>
          </w:rPr>
          <w:alias w:val="Company"/>
          <w:tag w:val=""/>
          <w:id w:val="-1307692097"/>
          <w:placeholder>
            <w:docPart w:val="5EC97D65D8DC4CD7AEBC8A789247FA7B"/>
          </w:placeholder>
          <w:dataBinding w:prefixMappings="xmlns:ns0='http://schemas.openxmlformats.org/officeDocument/2006/extended-properties' " w:xpath="/ns0:Properties[1]/ns0:Company[1]" w:storeItemID="{6668398D-A668-4E3E-A5EB-62B293D839F1}"/>
          <w:text/>
        </w:sdtPr>
        <w:sdtContent>
          <w:r w:rsidR="00C5757E">
            <w:rPr>
              <w:rFonts w:cs="Helvetica"/>
              <w:szCs w:val="19"/>
            </w:rPr>
            <w:t>ITD Cementation India Limited</w:t>
          </w:r>
        </w:sdtContent>
      </w:sdt>
      <w:r w:rsidR="000912E8">
        <w:rPr>
          <w:rFonts w:cs="Helvetica"/>
          <w:szCs w:val="19"/>
        </w:rPr>
        <w:t xml:space="preserve"> </w:t>
      </w:r>
      <w:r w:rsidRPr="00E52F7A">
        <w:rPr>
          <w:rFonts w:cs="Helvetica"/>
          <w:szCs w:val="19"/>
        </w:rPr>
        <w:t xml:space="preserve">&amp; </w:t>
      </w:r>
      <w:r w:rsidR="00B440C6">
        <w:rPr>
          <w:rFonts w:cs="Helvetica"/>
          <w:szCs w:val="19"/>
        </w:rPr>
        <w:t>BCI</w:t>
      </w:r>
      <w:r w:rsidRPr="00E52F7A">
        <w:rPr>
          <w:rFonts w:cs="Helvetica"/>
          <w:szCs w:val="19"/>
        </w:rPr>
        <w:t>.</w:t>
      </w:r>
    </w:p>
    <w:p w14:paraId="669956B1" w14:textId="77777777" w:rsidR="00B46821" w:rsidRPr="00E76BFA" w:rsidRDefault="00B46821" w:rsidP="005A0BE3">
      <w:pPr>
        <w:pStyle w:val="Heading2"/>
        <w:spacing w:before="0" w:line="360" w:lineRule="auto"/>
      </w:pPr>
      <w:bookmarkStart w:id="1128" w:name="_Toc119582218"/>
      <w:r>
        <w:t>SRS</w:t>
      </w:r>
      <w:r w:rsidRPr="00E76BFA">
        <w:t xml:space="preserve"> Acceptance</w:t>
      </w:r>
      <w:bookmarkEnd w:id="1128"/>
    </w:p>
    <w:tbl>
      <w:tblPr>
        <w:tblpPr w:leftFromText="180" w:rightFromText="180" w:vertAnchor="text" w:horzAnchor="margin" w:tblpY="6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02"/>
        <w:gridCol w:w="4658"/>
      </w:tblGrid>
      <w:tr w:rsidR="00B46821" w14:paraId="177982F6" w14:textId="77777777" w:rsidTr="001310A5">
        <w:trPr>
          <w:trHeight w:val="1245"/>
        </w:trPr>
        <w:tc>
          <w:tcPr>
            <w:tcW w:w="4702" w:type="dxa"/>
            <w:tcBorders>
              <w:top w:val="nil"/>
              <w:left w:val="nil"/>
              <w:bottom w:val="nil"/>
              <w:right w:val="nil"/>
            </w:tcBorders>
            <w:vAlign w:val="center"/>
          </w:tcPr>
          <w:p w14:paraId="239FA93B" w14:textId="0E2815DC" w:rsidR="00B46821" w:rsidRPr="004F39BF" w:rsidRDefault="00B46821" w:rsidP="00FF07AB">
            <w:pPr>
              <w:rPr>
                <w:rFonts w:ascii="Helvetica" w:hAnsi="Helvetica" w:cs="Helvetica"/>
                <w:b/>
                <w:sz w:val="19"/>
                <w:szCs w:val="19"/>
              </w:rPr>
            </w:pPr>
            <w:r>
              <w:rPr>
                <w:rFonts w:ascii="Helvetica" w:hAnsi="Helvetica" w:cs="Helvetica"/>
                <w:b/>
                <w:sz w:val="19"/>
                <w:szCs w:val="19"/>
              </w:rPr>
              <w:t>For</w:t>
            </w:r>
            <w:r w:rsidR="00351151">
              <w:rPr>
                <w:rFonts w:ascii="Helvetica" w:hAnsi="Helvetica" w:cs="Helvetica"/>
                <w:b/>
                <w:sz w:val="19"/>
                <w:szCs w:val="19"/>
              </w:rPr>
              <w:t xml:space="preserve"> </w:t>
            </w:r>
            <w:r w:rsidR="005374AC">
              <w:rPr>
                <w:rFonts w:ascii="Helvetica" w:hAnsi="Helvetica" w:cs="Helvetica"/>
                <w:b/>
                <w:sz w:val="19"/>
                <w:szCs w:val="19"/>
              </w:rPr>
              <w:t>ITD</w:t>
            </w:r>
            <w:r w:rsidR="004F4226" w:rsidRPr="004F4226">
              <w:rPr>
                <w:rFonts w:ascii="Helvetica" w:hAnsi="Helvetica" w:cs="Helvetica"/>
                <w:b/>
                <w:sz w:val="19"/>
                <w:szCs w:val="19"/>
              </w:rPr>
              <w:t xml:space="preserve"> Cementation Pvt</w:t>
            </w:r>
            <w:r w:rsidR="004F4226">
              <w:rPr>
                <w:rFonts w:ascii="Helvetica" w:hAnsi="Helvetica" w:cs="Helvetica"/>
                <w:b/>
                <w:sz w:val="19"/>
                <w:szCs w:val="19"/>
              </w:rPr>
              <w:t>. Ltd</w:t>
            </w:r>
          </w:p>
        </w:tc>
        <w:tc>
          <w:tcPr>
            <w:tcW w:w="4658" w:type="dxa"/>
            <w:tcBorders>
              <w:top w:val="nil"/>
              <w:left w:val="nil"/>
              <w:bottom w:val="nil"/>
              <w:right w:val="nil"/>
            </w:tcBorders>
            <w:vAlign w:val="center"/>
          </w:tcPr>
          <w:p w14:paraId="3F2C099C" w14:textId="732BFFB8"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For Bar</w:t>
            </w:r>
            <w:r>
              <w:rPr>
                <w:rFonts w:ascii="Helvetica" w:hAnsi="Helvetica" w:cs="Helvetica"/>
                <w:b/>
                <w:sz w:val="19"/>
                <w:szCs w:val="19"/>
              </w:rPr>
              <w:t xml:space="preserve"> C</w:t>
            </w:r>
            <w:r w:rsidRPr="004F39BF">
              <w:rPr>
                <w:rFonts w:ascii="Helvetica" w:hAnsi="Helvetica" w:cs="Helvetica"/>
                <w:b/>
                <w:sz w:val="19"/>
                <w:szCs w:val="19"/>
              </w:rPr>
              <w:t xml:space="preserve">ode India </w:t>
            </w:r>
            <w:r w:rsidR="00747AAD">
              <w:rPr>
                <w:rFonts w:ascii="Helvetica" w:hAnsi="Helvetica" w:cs="Helvetica"/>
                <w:b/>
                <w:sz w:val="19"/>
                <w:szCs w:val="19"/>
              </w:rPr>
              <w:t>(BCI)</w:t>
            </w:r>
          </w:p>
        </w:tc>
      </w:tr>
      <w:tr w:rsidR="00B46821" w14:paraId="0BDA7A7D" w14:textId="77777777" w:rsidTr="001310A5">
        <w:trPr>
          <w:trHeight w:val="735"/>
        </w:trPr>
        <w:tc>
          <w:tcPr>
            <w:tcW w:w="4702" w:type="dxa"/>
            <w:tcBorders>
              <w:top w:val="nil"/>
              <w:left w:val="nil"/>
              <w:bottom w:val="nil"/>
              <w:right w:val="nil"/>
            </w:tcBorders>
          </w:tcPr>
          <w:p w14:paraId="2BA1D050"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Name:</w:t>
            </w:r>
          </w:p>
        </w:tc>
        <w:tc>
          <w:tcPr>
            <w:tcW w:w="4658" w:type="dxa"/>
            <w:tcBorders>
              <w:top w:val="nil"/>
              <w:left w:val="nil"/>
              <w:bottom w:val="nil"/>
              <w:right w:val="nil"/>
            </w:tcBorders>
          </w:tcPr>
          <w:p w14:paraId="79C168B2"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Name:</w:t>
            </w:r>
          </w:p>
        </w:tc>
      </w:tr>
      <w:tr w:rsidR="00B46821" w14:paraId="4BA146ED" w14:textId="77777777" w:rsidTr="001310A5">
        <w:trPr>
          <w:trHeight w:val="660"/>
        </w:trPr>
        <w:tc>
          <w:tcPr>
            <w:tcW w:w="4702" w:type="dxa"/>
            <w:tcBorders>
              <w:top w:val="nil"/>
              <w:left w:val="nil"/>
              <w:bottom w:val="nil"/>
              <w:right w:val="nil"/>
            </w:tcBorders>
          </w:tcPr>
          <w:p w14:paraId="5799D0C5"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Designation:</w:t>
            </w:r>
          </w:p>
        </w:tc>
        <w:tc>
          <w:tcPr>
            <w:tcW w:w="4658" w:type="dxa"/>
            <w:tcBorders>
              <w:top w:val="nil"/>
              <w:left w:val="nil"/>
              <w:bottom w:val="nil"/>
              <w:right w:val="nil"/>
            </w:tcBorders>
          </w:tcPr>
          <w:p w14:paraId="42EAFAB8"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Designation:</w:t>
            </w:r>
          </w:p>
        </w:tc>
      </w:tr>
      <w:tr w:rsidR="00B46821" w14:paraId="1253A353" w14:textId="77777777" w:rsidTr="001310A5">
        <w:trPr>
          <w:trHeight w:val="735"/>
        </w:trPr>
        <w:tc>
          <w:tcPr>
            <w:tcW w:w="4702" w:type="dxa"/>
            <w:tcBorders>
              <w:top w:val="nil"/>
              <w:left w:val="nil"/>
              <w:bottom w:val="nil"/>
              <w:right w:val="nil"/>
            </w:tcBorders>
          </w:tcPr>
          <w:p w14:paraId="052AC306"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Department:</w:t>
            </w:r>
          </w:p>
        </w:tc>
        <w:tc>
          <w:tcPr>
            <w:tcW w:w="4658" w:type="dxa"/>
            <w:tcBorders>
              <w:top w:val="nil"/>
              <w:left w:val="nil"/>
              <w:bottom w:val="nil"/>
              <w:right w:val="nil"/>
            </w:tcBorders>
          </w:tcPr>
          <w:p w14:paraId="54887740" w14:textId="77777777" w:rsidR="00B46821" w:rsidRPr="004F39BF" w:rsidRDefault="00B46821" w:rsidP="001310A5">
            <w:pPr>
              <w:rPr>
                <w:rFonts w:ascii="Helvetica" w:hAnsi="Helvetica" w:cs="Helvetica"/>
                <w:b/>
                <w:sz w:val="19"/>
                <w:szCs w:val="19"/>
              </w:rPr>
            </w:pPr>
            <w:r w:rsidRPr="004F39BF">
              <w:rPr>
                <w:rFonts w:ascii="Helvetica" w:hAnsi="Helvetica" w:cs="Helvetica"/>
                <w:b/>
                <w:sz w:val="19"/>
                <w:szCs w:val="19"/>
              </w:rPr>
              <w:t>Department:</w:t>
            </w:r>
          </w:p>
        </w:tc>
      </w:tr>
    </w:tbl>
    <w:p w14:paraId="2DAD6F29" w14:textId="1B033D0B" w:rsidR="00B46821" w:rsidRDefault="00B46821" w:rsidP="00B46821">
      <w:r>
        <w:t xml:space="preserve">Agreed and Accepted by </w:t>
      </w:r>
      <w:sdt>
        <w:sdtPr>
          <w:alias w:val="Company"/>
          <w:tag w:val=""/>
          <w:id w:val="1111477551"/>
          <w:placeholder>
            <w:docPart w:val="2EA3E75BC5E54641856837F940463D05"/>
          </w:placeholder>
          <w:dataBinding w:prefixMappings="xmlns:ns0='http://schemas.openxmlformats.org/officeDocument/2006/extended-properties' " w:xpath="/ns0:Properties[1]/ns0:Company[1]" w:storeItemID="{6668398D-A668-4E3E-A5EB-62B293D839F1}"/>
          <w:text/>
        </w:sdtPr>
        <w:sdtContent>
          <w:r w:rsidR="00C5757E">
            <w:t>ITD Cementation India Limited</w:t>
          </w:r>
        </w:sdtContent>
      </w:sdt>
      <w:r w:rsidRPr="00B46821">
        <w:rPr>
          <w:color w:val="FF0000"/>
        </w:rPr>
        <w:t xml:space="preserve"> </w:t>
      </w:r>
      <w:r>
        <w:t xml:space="preserve">and </w:t>
      </w:r>
      <w:r w:rsidR="00B440C6">
        <w:t>Bar Code India</w:t>
      </w:r>
    </w:p>
    <w:p w14:paraId="718E40B9" w14:textId="77777777" w:rsidR="008B2435" w:rsidRPr="00E60CA0" w:rsidRDefault="00E60CA0" w:rsidP="001710E3">
      <w:r>
        <w:tab/>
      </w:r>
    </w:p>
    <w:sectPr w:rsidR="008B2435" w:rsidRPr="00E60CA0" w:rsidSect="00E60E7A">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08" w:author="BCIL" w:date="2022-11-17T10:11:00Z" w:initials="B">
    <w:p w14:paraId="5A500FEE" w14:textId="27F6AE63" w:rsidR="000B3000" w:rsidRDefault="000B3000">
      <w:pPr>
        <w:pStyle w:val="CommentText"/>
      </w:pPr>
      <w:r>
        <w:rPr>
          <w:rStyle w:val="CommentReference"/>
        </w:rPr>
        <w:annotationRef/>
      </w:r>
      <w:r>
        <w:t>Comment 1</w:t>
      </w:r>
    </w:p>
  </w:comment>
  <w:comment w:id="423" w:author="BCIL" w:date="2022-11-17T10:11:00Z" w:initials="B">
    <w:p w14:paraId="3D8CC789" w14:textId="79D216B4" w:rsidR="000B3000" w:rsidRDefault="000B3000">
      <w:pPr>
        <w:pStyle w:val="CommentText"/>
      </w:pPr>
      <w:r>
        <w:rPr>
          <w:rStyle w:val="CommentReference"/>
        </w:rPr>
        <w:annotationRef/>
      </w:r>
      <w:r>
        <w:t>Comment 2</w:t>
      </w:r>
    </w:p>
  </w:comment>
  <w:comment w:id="428" w:author="BCIL" w:date="2022-11-17T10:12:00Z" w:initials="B">
    <w:p w14:paraId="0BBDECCF" w14:textId="3FF31E43" w:rsidR="000B3000" w:rsidRDefault="000B3000">
      <w:pPr>
        <w:pStyle w:val="CommentText"/>
      </w:pPr>
      <w:r>
        <w:rPr>
          <w:rStyle w:val="CommentReference"/>
        </w:rPr>
        <w:annotationRef/>
      </w:r>
      <w:r>
        <w:t>Comment 3</w:t>
      </w:r>
    </w:p>
  </w:comment>
  <w:comment w:id="630" w:author="BCIL" w:date="2022-11-17T10:13:00Z" w:initials="B">
    <w:p w14:paraId="6CDCC4EE" w14:textId="597D3061" w:rsidR="000B3000" w:rsidRDefault="000B3000">
      <w:pPr>
        <w:pStyle w:val="CommentText"/>
      </w:pPr>
      <w:r>
        <w:rPr>
          <w:rStyle w:val="CommentReference"/>
        </w:rPr>
        <w:annotationRef/>
      </w:r>
      <w:r>
        <w:t>Comment 4</w:t>
      </w:r>
    </w:p>
  </w:comment>
  <w:comment w:id="1103" w:author="BCIL" w:date="2022-11-17T10:13:00Z" w:initials="B">
    <w:p w14:paraId="32B5DC4B" w14:textId="2B6D3404" w:rsidR="000B3000" w:rsidRDefault="000B3000">
      <w:pPr>
        <w:pStyle w:val="CommentText"/>
      </w:pPr>
      <w:r>
        <w:rPr>
          <w:rStyle w:val="CommentReference"/>
        </w:rPr>
        <w:annotationRef/>
      </w:r>
      <w:r>
        <w:t>Comment 5</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500FEE" w15:done="0"/>
  <w15:commentEx w15:paraId="3D8CC789" w15:done="0"/>
  <w15:commentEx w15:paraId="0BBDECCF" w15:done="0"/>
  <w15:commentEx w15:paraId="6CDCC4EE" w15:done="0"/>
  <w15:commentEx w15:paraId="32B5DC4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8AC43F" w14:textId="77777777" w:rsidR="00F54D90" w:rsidRDefault="00F54D90" w:rsidP="00DB5CEB">
      <w:pPr>
        <w:spacing w:after="0" w:line="240" w:lineRule="auto"/>
      </w:pPr>
      <w:r>
        <w:separator/>
      </w:r>
    </w:p>
  </w:endnote>
  <w:endnote w:type="continuationSeparator" w:id="0">
    <w:p w14:paraId="058F0F9E" w14:textId="77777777" w:rsidR="00F54D90" w:rsidRDefault="00F54D90" w:rsidP="00DB5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IDFont+F1">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auto"/>
    <w:pitch w:val="variable"/>
    <w:sig w:usb0="E00002FF" w:usb1="5000205A"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868338"/>
      <w:docPartObj>
        <w:docPartGallery w:val="Page Numbers (Bottom of Page)"/>
        <w:docPartUnique/>
      </w:docPartObj>
    </w:sdtPr>
    <w:sdtContent>
      <w:p w14:paraId="671012BC" w14:textId="4A389A47" w:rsidR="000B3000" w:rsidRDefault="000B3000">
        <w:pPr>
          <w:pStyle w:val="Footer"/>
          <w:jc w:val="right"/>
        </w:pPr>
        <w:r>
          <w:rPr>
            <w:noProof/>
          </w:rPr>
          <w:drawing>
            <wp:anchor distT="0" distB="0" distL="114300" distR="114300" simplePos="0" relativeHeight="251668480" behindDoc="1" locked="0" layoutInCell="1" allowOverlap="1" wp14:anchorId="70FFC45C" wp14:editId="0D85346B">
              <wp:simplePos x="0" y="0"/>
              <wp:positionH relativeFrom="column">
                <wp:posOffset>-215420</wp:posOffset>
              </wp:positionH>
              <wp:positionV relativeFrom="paragraph">
                <wp:posOffset>-21566</wp:posOffset>
              </wp:positionV>
              <wp:extent cx="871220" cy="309880"/>
              <wp:effectExtent l="0" t="0" r="5080" b="0"/>
              <wp:wrapTight wrapText="bothSides">
                <wp:wrapPolygon edited="0">
                  <wp:start x="0" y="0"/>
                  <wp:lineTo x="0" y="19918"/>
                  <wp:lineTo x="21254" y="19918"/>
                  <wp:lineTo x="21254" y="0"/>
                  <wp:lineTo x="0" y="0"/>
                </wp:wrapPolygon>
              </wp:wrapTight>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871220" cy="309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4384" behindDoc="0" locked="0" layoutInCell="1" allowOverlap="1" wp14:anchorId="683834E9" wp14:editId="179DF4CF">
                  <wp:simplePos x="0" y="0"/>
                  <wp:positionH relativeFrom="margin">
                    <wp:align>center</wp:align>
                  </wp:positionH>
                  <wp:positionV relativeFrom="paragraph">
                    <wp:posOffset>-184785</wp:posOffset>
                  </wp:positionV>
                  <wp:extent cx="5762625" cy="57150"/>
                  <wp:effectExtent l="0" t="0" r="9525" b="0"/>
                  <wp:wrapNone/>
                  <wp:docPr id="12" name="Group 12"/>
                  <wp:cNvGraphicFramePr/>
                  <a:graphic xmlns:a="http://schemas.openxmlformats.org/drawingml/2006/main">
                    <a:graphicData uri="http://schemas.microsoft.com/office/word/2010/wordprocessingGroup">
                      <wpg:wgp>
                        <wpg:cNvGrpSpPr/>
                        <wpg:grpSpPr>
                          <a:xfrm>
                            <a:off x="0" y="0"/>
                            <a:ext cx="5762625" cy="57150"/>
                            <a:chOff x="0" y="0"/>
                            <a:chExt cx="5762625" cy="57150"/>
                          </a:xfrm>
                        </wpg:grpSpPr>
                        <wps:wsp>
                          <wps:cNvPr id="8" name="Rectangle 8"/>
                          <wps:cNvSpPr/>
                          <wps:spPr>
                            <a:xfrm>
                              <a:off x="0" y="0"/>
                              <a:ext cx="2886075" cy="571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876550" y="0"/>
                              <a:ext cx="2886075" cy="57150"/>
                            </a:xfrm>
                            <a:prstGeom prst="rect">
                              <a:avLst/>
                            </a:prstGeom>
                            <a:solidFill>
                              <a:srgbClr val="FF380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4CA735" id="Group 12" o:spid="_x0000_s1026" style="position:absolute;margin-left:0;margin-top:-14.55pt;width:453.75pt;height:4.5pt;z-index:251664384;mso-position-horizontal:center;mso-position-horizontal-relative:margin" coordsize="5762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">
                  <v:rect id="Rectangle 8" o:spid="_x0000_s1027" style="position:absolute;width:28860;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wDWcAA&#10;AADaAAAADwAAAGRycy9kb3ducmV2LnhtbERPy4rCMBTdD/gP4QpuBk114Wg1igpFF47i4wOuzbUt&#10;Nje1iVr/3iwGZnk47+m8MaV4Uu0Kywr6vQgEcWp1wZmC8ynpjkA4j6yxtEwK3uRgPmt9TTHW9sUH&#10;eh59JkIIuxgV5N5XsZQuzcmg69mKOHBXWxv0AdaZ1DW+Qrgp5SCKhtJgwaEhx4pWOaW348Mo+F7+&#10;7oar5jAe90cJ75OL+7mvt0p12s1iAsJT4//Ff+6NVhC2hivhBs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1wDWcAAAADaAAAADwAAAAAAAAAAAAAAAACYAgAAZHJzL2Rvd25y&#10;ZXYueG1sUEsFBgAAAAAEAAQA9QAAAIUDAAAAAA==&#10;" fillcolor="#747070 [1614]" stroked="f" strokeweight="1pt"/>
                  <v:rect id="Rectangle 9" o:spid="_x0000_s1028" style="position:absolute;left:28765;width:28861;height: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5O5cUA&#10;AADaAAAADwAAAGRycy9kb3ducmV2LnhtbESPQWvCQBSE7wX/w/IEL6VulFJsdBVblEoRtKkHvT2y&#10;zySYfRt2VxP/fbdQ6HGYmW+Y2aIztbiR85VlBaNhAoI4t7riQsHhe/00AeEDssbaMim4k4fFvPcw&#10;w1Tblr/oloVCRAj7FBWUITSplD4vyaAf2oY4emfrDIYoXSG1wzbCTS3HSfIiDVYcF0ps6L2k/JJd&#10;jQLHp4/17lM3yb49vj3TaHtYPeZKDfrdcgoiUBf+w3/tjVbwCr9X4g2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jk7lxQAAANoAAAAPAAAAAAAAAAAAAAAAAJgCAABkcnMv&#10;ZG93bnJldi54bWxQSwUGAAAAAAQABAD1AAAAigMAAAAA&#10;" fillcolor="#ff3809" stroked="f" strokeweight="1pt"/>
                  <w10:wrap anchorx="margin"/>
                </v:group>
              </w:pict>
            </mc:Fallback>
          </mc:AlternateContent>
        </w:r>
        <w:r>
          <w:t xml:space="preserve">Page | </w:t>
        </w:r>
        <w:r>
          <w:fldChar w:fldCharType="begin"/>
        </w:r>
        <w:r>
          <w:instrText xml:space="preserve"> PAGE   \* MERGEFORMAT </w:instrText>
        </w:r>
        <w:r>
          <w:fldChar w:fldCharType="separate"/>
        </w:r>
        <w:r w:rsidR="00FD65DC">
          <w:rPr>
            <w:noProof/>
          </w:rPr>
          <w:t>41</w:t>
        </w:r>
        <w:r>
          <w:rPr>
            <w:noProof/>
          </w:rPr>
          <w:fldChar w:fldCharType="end"/>
        </w:r>
        <w:r>
          <w:t xml:space="preserve"> </w:t>
        </w:r>
      </w:p>
    </w:sdtContent>
  </w:sdt>
  <w:p w14:paraId="6EABB67F" w14:textId="500F9988" w:rsidR="000B3000" w:rsidRDefault="000B3000" w:rsidP="0074049A">
    <w:pPr>
      <w:pStyle w:val="Foo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BD607D" w14:textId="77777777" w:rsidR="00F54D90" w:rsidRDefault="00F54D90" w:rsidP="00DB5CEB">
      <w:pPr>
        <w:spacing w:after="0" w:line="240" w:lineRule="auto"/>
      </w:pPr>
      <w:r>
        <w:separator/>
      </w:r>
    </w:p>
  </w:footnote>
  <w:footnote w:type="continuationSeparator" w:id="0">
    <w:p w14:paraId="2F0A00BE" w14:textId="77777777" w:rsidR="00F54D90" w:rsidRDefault="00F54D90" w:rsidP="00DB5C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C035" w14:textId="7C481529" w:rsidR="000B3000" w:rsidRDefault="000B3000">
    <w:pPr>
      <w:pStyle w:val="Header"/>
      <w:tabs>
        <w:tab w:val="clear" w:pos="4680"/>
        <w:tab w:val="clear" w:pos="9360"/>
      </w:tabs>
      <w:jc w:val="right"/>
      <w:rPr>
        <w:b/>
        <w:color w:val="5B9BD5" w:themeColor="accent1"/>
      </w:rPr>
    </w:pPr>
    <w:r>
      <w:rPr>
        <w:noProof/>
      </w:rPr>
      <mc:AlternateContent>
        <mc:Choice Requires="wps">
          <w:drawing>
            <wp:anchor distT="0" distB="0" distL="114300" distR="114300" simplePos="0" relativeHeight="251670528" behindDoc="1" locked="0" layoutInCell="1" allowOverlap="1" wp14:anchorId="39265684" wp14:editId="47F748B0">
              <wp:simplePos x="0" y="0"/>
              <wp:positionH relativeFrom="column">
                <wp:posOffset>-328188</wp:posOffset>
              </wp:positionH>
              <wp:positionV relativeFrom="paragraph">
                <wp:posOffset>90973</wp:posOffset>
              </wp:positionV>
              <wp:extent cx="914400" cy="275590"/>
              <wp:effectExtent l="0" t="0" r="0" b="0"/>
              <wp:wrapNone/>
              <wp:docPr id="3" name="Text Box 3"/>
              <wp:cNvGraphicFramePr/>
              <a:graphic xmlns:a="http://schemas.openxmlformats.org/drawingml/2006/main">
                <a:graphicData uri="http://schemas.microsoft.com/office/word/2010/wordprocessingShape">
                  <wps:wsp>
                    <wps:cNvSpPr txBox="1"/>
                    <wps:spPr>
                      <a:xfrm>
                        <a:off x="0" y="0"/>
                        <a:ext cx="91440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EC7820" w14:textId="0252EB49" w:rsidR="000B3000" w:rsidRPr="001D151D" w:rsidRDefault="000B3000" w:rsidP="001D151D">
                          <w:pPr>
                            <w:rPr>
                              <w:color w:val="FF0000"/>
                            </w:rPr>
                          </w:pPr>
                          <w:r w:rsidRPr="001D151D">
                            <w:rPr>
                              <w:color w:val="FF0000"/>
                            </w:rPr>
                            <w:t>TEMPLATE VERSION 3.0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265684" id="_x0000_t202" coordsize="21600,21600" o:spt="202" path="m,l,21600r21600,l21600,xe">
              <v:stroke joinstyle="miter"/>
              <v:path gradientshapeok="t" o:connecttype="rect"/>
            </v:shapetype>
            <v:shape id="Text Box 3" o:spid="_x0000_s1034" type="#_x0000_t202" style="position:absolute;left:0;text-align:left;margin-left:-25.85pt;margin-top:7.15pt;width:1in;height:21.7pt;z-index:-251645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" filled="f" stroked="f" strokeweight=".5pt">
              <v:textbox>
                <w:txbxContent>
                  <w:p w14:paraId="0AEC7820" w14:textId="0252EB49" w:rsidR="000B3000" w:rsidRPr="001D151D" w:rsidRDefault="000B3000" w:rsidP="001D151D">
                    <w:pPr>
                      <w:rPr>
                        <w:color w:val="FF0000"/>
                      </w:rPr>
                    </w:pPr>
                    <w:r w:rsidRPr="001D151D">
                      <w:rPr>
                        <w:color w:val="FF0000"/>
                      </w:rPr>
                      <w:t>TEMPLATE VERSION 3.0</w:t>
                    </w:r>
                  </w:p>
                </w:txbxContent>
              </v:textbox>
            </v:shape>
          </w:pict>
        </mc:Fallback>
      </mc:AlternateContent>
    </w:r>
  </w:p>
  <w:p w14:paraId="4ACE8AF1" w14:textId="7A8D6341" w:rsidR="000B3000" w:rsidRPr="00614452" w:rsidRDefault="000B3000">
    <w:pPr>
      <w:pStyle w:val="Header"/>
      <w:tabs>
        <w:tab w:val="clear" w:pos="4680"/>
        <w:tab w:val="clear" w:pos="9360"/>
      </w:tabs>
      <w:jc w:val="right"/>
      <w:rPr>
        <w:color w:val="FF3809"/>
      </w:rPr>
    </w:pPr>
    <w:r w:rsidRPr="00614452">
      <w:rPr>
        <w:b/>
        <w:color w:val="FF3809"/>
      </w:rPr>
      <w:t>SOFTWARE REQUIREMENT SPECIFICATION</w:t>
    </w:r>
    <w:r w:rsidRPr="00614452">
      <w:rPr>
        <w:color w:val="FF3809"/>
      </w:rPr>
      <w:t xml:space="preserve"> | </w:t>
    </w:r>
    <w:r>
      <w:rPr>
        <w:b/>
        <w:color w:val="FF3809"/>
      </w:rPr>
      <w:t>2022</w:t>
    </w:r>
    <w:r w:rsidRPr="00614452">
      <w:rPr>
        <w:color w:val="FF3809"/>
      </w:rPr>
      <w:t xml:space="preserve">        </w:t>
    </w:r>
  </w:p>
  <w:p w14:paraId="70B529A6" w14:textId="77777777" w:rsidR="000B3000" w:rsidRDefault="000B3000" w:rsidP="005D59BA">
    <w:pPr>
      <w:pStyle w:val="Header"/>
      <w:tabs>
        <w:tab w:val="clear" w:pos="9360"/>
      </w:tabs>
    </w:pPr>
    <w:r>
      <w:rPr>
        <w:noProof/>
      </w:rPr>
      <mc:AlternateContent>
        <mc:Choice Requires="wps">
          <w:drawing>
            <wp:anchor distT="0" distB="0" distL="114300" distR="114300" simplePos="0" relativeHeight="251667456" behindDoc="0" locked="0" layoutInCell="1" allowOverlap="1" wp14:anchorId="11A18BD8" wp14:editId="7D7EA0FA">
              <wp:simplePos x="0" y="0"/>
              <wp:positionH relativeFrom="column">
                <wp:posOffset>-257175</wp:posOffset>
              </wp:positionH>
              <wp:positionV relativeFrom="paragraph">
                <wp:posOffset>95885</wp:posOffset>
              </wp:positionV>
              <wp:extent cx="6267450" cy="0"/>
              <wp:effectExtent l="0" t="0" r="19050" b="19050"/>
              <wp:wrapNone/>
              <wp:docPr id="238" name="Straight Connector 238"/>
              <wp:cNvGraphicFramePr/>
              <a:graphic xmlns:a="http://schemas.openxmlformats.org/drawingml/2006/main">
                <a:graphicData uri="http://schemas.microsoft.com/office/word/2010/wordprocessingShape">
                  <wps:wsp>
                    <wps:cNvCnPr/>
                    <wps:spPr>
                      <a:xfrm>
                        <a:off x="0" y="0"/>
                        <a:ext cx="626745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line w14:anchorId="0CE8F0DA" id="Straight Connector 238"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7.55pt" to="473.2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" strokecolor="#a5a5a5 [3206]" strokeweight="1.5pt">
              <v:stroke joinstyle="miter"/>
            </v:line>
          </w:pict>
        </mc:Fallback>
      </mc:AlternateConten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D2B9D"/>
    <w:multiLevelType w:val="hybridMultilevel"/>
    <w:tmpl w:val="AC8AD9A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03039C"/>
    <w:multiLevelType w:val="hybridMultilevel"/>
    <w:tmpl w:val="62561B4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1194989"/>
    <w:multiLevelType w:val="hybridMultilevel"/>
    <w:tmpl w:val="51161E7C"/>
    <w:lvl w:ilvl="0" w:tplc="4FEC9B0A">
      <w:start w:val="1"/>
      <w:numFmt w:val="decimal"/>
      <w:lvlText w:val="%1."/>
      <w:lvlJc w:val="left"/>
      <w:pPr>
        <w:ind w:left="360" w:hanging="360"/>
      </w:pPr>
      <w:rPr>
        <w:rFonts w:ascii="CIDFont+F1" w:hAnsi="CIDFont+F1" w:cs="CIDFont+F1" w:hint="default"/>
        <w:color w:val="333333"/>
        <w:sz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1997C58"/>
    <w:multiLevelType w:val="hybridMultilevel"/>
    <w:tmpl w:val="9648B0B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79E55C2"/>
    <w:multiLevelType w:val="hybridMultilevel"/>
    <w:tmpl w:val="91365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85F5CC7"/>
    <w:multiLevelType w:val="hybridMultilevel"/>
    <w:tmpl w:val="C832D68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0A35407E"/>
    <w:multiLevelType w:val="hybridMultilevel"/>
    <w:tmpl w:val="7DE2E65A"/>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BC52E2D"/>
    <w:multiLevelType w:val="hybridMultilevel"/>
    <w:tmpl w:val="48CADD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BE208DA"/>
    <w:multiLevelType w:val="hybridMultilevel"/>
    <w:tmpl w:val="6C08D5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EDB07AA"/>
    <w:multiLevelType w:val="hybridMultilevel"/>
    <w:tmpl w:val="57E2E90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0EE33DD1"/>
    <w:multiLevelType w:val="hybridMultilevel"/>
    <w:tmpl w:val="C02020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0FE27B13"/>
    <w:multiLevelType w:val="hybridMultilevel"/>
    <w:tmpl w:val="396439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02E74E2"/>
    <w:multiLevelType w:val="hybridMultilevel"/>
    <w:tmpl w:val="39A857A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10331D2C"/>
    <w:multiLevelType w:val="hybridMultilevel"/>
    <w:tmpl w:val="EA38017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107043F0"/>
    <w:multiLevelType w:val="hybridMultilevel"/>
    <w:tmpl w:val="51161E7C"/>
    <w:lvl w:ilvl="0" w:tplc="4FEC9B0A">
      <w:start w:val="1"/>
      <w:numFmt w:val="decimal"/>
      <w:lvlText w:val="%1."/>
      <w:lvlJc w:val="left"/>
      <w:pPr>
        <w:ind w:left="360" w:hanging="360"/>
      </w:pPr>
      <w:rPr>
        <w:rFonts w:ascii="CIDFont+F1" w:hAnsi="CIDFont+F1" w:cs="CIDFont+F1" w:hint="default"/>
        <w:color w:val="333333"/>
        <w:sz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123D5146"/>
    <w:multiLevelType w:val="hybridMultilevel"/>
    <w:tmpl w:val="C95A1C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141D62B5"/>
    <w:multiLevelType w:val="hybridMultilevel"/>
    <w:tmpl w:val="62561B4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14511098"/>
    <w:multiLevelType w:val="hybridMultilevel"/>
    <w:tmpl w:val="F14A477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14583755"/>
    <w:multiLevelType w:val="hybridMultilevel"/>
    <w:tmpl w:val="DBFA8FD0"/>
    <w:lvl w:ilvl="0" w:tplc="616CFCF6">
      <w:start w:val="1"/>
      <w:numFmt w:val="decimal"/>
      <w:lvlText w:val="%1."/>
      <w:lvlJc w:val="left"/>
      <w:pPr>
        <w:ind w:left="360" w:hanging="360"/>
      </w:pPr>
      <w:rPr>
        <w:rFonts w:hint="default"/>
        <w:b w:val="0"/>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1482775B"/>
    <w:multiLevelType w:val="multilevel"/>
    <w:tmpl w:val="6B2E3FB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b w:val="0"/>
        <w:bCs w:val="0"/>
        <w:i w:val="0"/>
        <w:iCs w:val="0"/>
        <w:caps w:val="0"/>
        <w:smallCaps w:val="0"/>
        <w:strike w:val="0"/>
        <w:dstrike w:val="0"/>
        <w:outline w:val="0"/>
        <w:shadow w:val="0"/>
        <w:emboss w:val="0"/>
        <w:imprint w:val="0"/>
        <w:noProof w:val="0"/>
        <w:vanish w:val="0"/>
        <w:color w:val="3B3838" w:themeColor="background2" w:themeShade="4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14FA64AD"/>
    <w:multiLevelType w:val="hybridMultilevel"/>
    <w:tmpl w:val="761EE0A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150D4FD5"/>
    <w:multiLevelType w:val="hybridMultilevel"/>
    <w:tmpl w:val="C95A1C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153A0EFB"/>
    <w:multiLevelType w:val="hybridMultilevel"/>
    <w:tmpl w:val="1BB66BE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85706F1"/>
    <w:multiLevelType w:val="hybridMultilevel"/>
    <w:tmpl w:val="AC8AD9A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8C90738"/>
    <w:multiLevelType w:val="hybridMultilevel"/>
    <w:tmpl w:val="4F409DD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AD63A55"/>
    <w:multiLevelType w:val="hybridMultilevel"/>
    <w:tmpl w:val="3D1EFF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1C9656F7"/>
    <w:multiLevelType w:val="hybridMultilevel"/>
    <w:tmpl w:val="3684D1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DC7095A"/>
    <w:multiLevelType w:val="hybridMultilevel"/>
    <w:tmpl w:val="A6FC7CA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1EE2786A"/>
    <w:multiLevelType w:val="hybridMultilevel"/>
    <w:tmpl w:val="761EE0A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22083269"/>
    <w:multiLevelType w:val="hybridMultilevel"/>
    <w:tmpl w:val="4BFA3D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228E475A"/>
    <w:multiLevelType w:val="hybridMultilevel"/>
    <w:tmpl w:val="C02020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2292785E"/>
    <w:multiLevelType w:val="hybridMultilevel"/>
    <w:tmpl w:val="288E41B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23047765"/>
    <w:multiLevelType w:val="hybridMultilevel"/>
    <w:tmpl w:val="F14A477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237E4EF0"/>
    <w:multiLevelType w:val="hybridMultilevel"/>
    <w:tmpl w:val="79A6637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27360245"/>
    <w:multiLevelType w:val="hybridMultilevel"/>
    <w:tmpl w:val="3BF829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279F330A"/>
    <w:multiLevelType w:val="hybridMultilevel"/>
    <w:tmpl w:val="3D1EFF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28D53C2C"/>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37" w15:restartNumberingAfterBreak="0">
    <w:nsid w:val="29195C4A"/>
    <w:multiLevelType w:val="hybridMultilevel"/>
    <w:tmpl w:val="7BAA84D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29210530"/>
    <w:multiLevelType w:val="hybridMultilevel"/>
    <w:tmpl w:val="EB28023A"/>
    <w:lvl w:ilvl="0" w:tplc="A98AC4BC">
      <w:start w:val="1"/>
      <w:numFmt w:val="decimal"/>
      <w:lvlText w:val="%1."/>
      <w:lvlJc w:val="left"/>
      <w:pPr>
        <w:ind w:left="360" w:hanging="360"/>
      </w:pPr>
      <w:rPr>
        <w:b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298A521F"/>
    <w:multiLevelType w:val="hybridMultilevel"/>
    <w:tmpl w:val="A6FC7CA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2A926A46"/>
    <w:multiLevelType w:val="hybridMultilevel"/>
    <w:tmpl w:val="E432FEA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2BE77EFB"/>
    <w:multiLevelType w:val="hybridMultilevel"/>
    <w:tmpl w:val="1BEA2C1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2DF007D6"/>
    <w:multiLevelType w:val="hybridMultilevel"/>
    <w:tmpl w:val="947E173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3" w15:restartNumberingAfterBreak="0">
    <w:nsid w:val="2E2878C2"/>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44" w15:restartNumberingAfterBreak="0">
    <w:nsid w:val="2E8A3152"/>
    <w:multiLevelType w:val="hybridMultilevel"/>
    <w:tmpl w:val="7BAA84D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5" w15:restartNumberingAfterBreak="0">
    <w:nsid w:val="305851DD"/>
    <w:multiLevelType w:val="hybridMultilevel"/>
    <w:tmpl w:val="7BAA84D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6" w15:restartNumberingAfterBreak="0">
    <w:nsid w:val="311372CE"/>
    <w:multiLevelType w:val="hybridMultilevel"/>
    <w:tmpl w:val="1804992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7" w15:restartNumberingAfterBreak="0">
    <w:nsid w:val="31181AEC"/>
    <w:multiLevelType w:val="hybridMultilevel"/>
    <w:tmpl w:val="C23E5688"/>
    <w:lvl w:ilvl="0" w:tplc="BA5CE7E4">
      <w:start w:val="1"/>
      <w:numFmt w:val="decimal"/>
      <w:lvlText w:val="%1."/>
      <w:lvlJc w:val="left"/>
      <w:pPr>
        <w:ind w:left="360" w:hanging="360"/>
      </w:pPr>
      <w:rPr>
        <w:rFonts w:cstheme="minorHAnsi" w:hint="default"/>
        <w:color w:val="333333"/>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8" w15:restartNumberingAfterBreak="0">
    <w:nsid w:val="314277A6"/>
    <w:multiLevelType w:val="hybridMultilevel"/>
    <w:tmpl w:val="62561B4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9" w15:restartNumberingAfterBreak="0">
    <w:nsid w:val="314D25C0"/>
    <w:multiLevelType w:val="hybridMultilevel"/>
    <w:tmpl w:val="8042CCA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0" w15:restartNumberingAfterBreak="0">
    <w:nsid w:val="33B853F4"/>
    <w:multiLevelType w:val="hybridMultilevel"/>
    <w:tmpl w:val="F19EF772"/>
    <w:lvl w:ilvl="0" w:tplc="B5087F7A">
      <w:start w:val="1"/>
      <w:numFmt w:val="bullet"/>
      <w:lvlText w:val=""/>
      <w:lvlJc w:val="left"/>
      <w:pPr>
        <w:ind w:left="360" w:hanging="360"/>
      </w:pPr>
      <w:rPr>
        <w:rFonts w:ascii="Symbol" w:hAnsi="Symbol" w:hint="default"/>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350A7938"/>
    <w:multiLevelType w:val="hybridMultilevel"/>
    <w:tmpl w:val="C832D68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2" w15:restartNumberingAfterBreak="0">
    <w:nsid w:val="3577471F"/>
    <w:multiLevelType w:val="hybridMultilevel"/>
    <w:tmpl w:val="8042CCA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15:restartNumberingAfterBreak="0">
    <w:nsid w:val="35CD3352"/>
    <w:multiLevelType w:val="hybridMultilevel"/>
    <w:tmpl w:val="79A6637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4" w15:restartNumberingAfterBreak="0">
    <w:nsid w:val="35FD630E"/>
    <w:multiLevelType w:val="hybridMultilevel"/>
    <w:tmpl w:val="A6FC7CA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5" w15:restartNumberingAfterBreak="0">
    <w:nsid w:val="36517159"/>
    <w:multiLevelType w:val="hybridMultilevel"/>
    <w:tmpl w:val="288E41B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6" w15:restartNumberingAfterBreak="0">
    <w:nsid w:val="36947E32"/>
    <w:multiLevelType w:val="hybridMultilevel"/>
    <w:tmpl w:val="EA38017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7" w15:restartNumberingAfterBreak="0">
    <w:nsid w:val="39064B90"/>
    <w:multiLevelType w:val="hybridMultilevel"/>
    <w:tmpl w:val="A6FC7CA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8" w15:restartNumberingAfterBreak="0">
    <w:nsid w:val="39B64DBC"/>
    <w:multiLevelType w:val="hybridMultilevel"/>
    <w:tmpl w:val="DBFA8FD0"/>
    <w:lvl w:ilvl="0" w:tplc="616CFCF6">
      <w:start w:val="1"/>
      <w:numFmt w:val="decimal"/>
      <w:lvlText w:val="%1."/>
      <w:lvlJc w:val="left"/>
      <w:pPr>
        <w:ind w:left="360" w:hanging="360"/>
      </w:pPr>
      <w:rPr>
        <w:rFonts w:hint="default"/>
        <w:b w:val="0"/>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9" w15:restartNumberingAfterBreak="0">
    <w:nsid w:val="3AD06E04"/>
    <w:multiLevelType w:val="hybridMultilevel"/>
    <w:tmpl w:val="62561B4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0" w15:restartNumberingAfterBreak="0">
    <w:nsid w:val="3C694434"/>
    <w:multiLevelType w:val="hybridMultilevel"/>
    <w:tmpl w:val="E00490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1" w15:restartNumberingAfterBreak="0">
    <w:nsid w:val="3CDE3F1A"/>
    <w:multiLevelType w:val="hybridMultilevel"/>
    <w:tmpl w:val="08B6A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D6F1455"/>
    <w:multiLevelType w:val="hybridMultilevel"/>
    <w:tmpl w:val="4D1CA838"/>
    <w:lvl w:ilvl="0" w:tplc="40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DB91233"/>
    <w:multiLevelType w:val="hybridMultilevel"/>
    <w:tmpl w:val="986871D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4" w15:restartNumberingAfterBreak="0">
    <w:nsid w:val="3EA15AB4"/>
    <w:multiLevelType w:val="hybridMultilevel"/>
    <w:tmpl w:val="39A857A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5" w15:restartNumberingAfterBreak="0">
    <w:nsid w:val="3F6E2574"/>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6" w15:restartNumberingAfterBreak="0">
    <w:nsid w:val="3F7B2085"/>
    <w:multiLevelType w:val="hybridMultilevel"/>
    <w:tmpl w:val="4BFA3D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7" w15:restartNumberingAfterBreak="0">
    <w:nsid w:val="3FA8564A"/>
    <w:multiLevelType w:val="hybridMultilevel"/>
    <w:tmpl w:val="3BF829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8" w15:restartNumberingAfterBreak="0">
    <w:nsid w:val="406638A6"/>
    <w:multiLevelType w:val="hybridMultilevel"/>
    <w:tmpl w:val="53C40A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9" w15:restartNumberingAfterBreak="0">
    <w:nsid w:val="44372EAD"/>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70" w15:restartNumberingAfterBreak="0">
    <w:nsid w:val="44DD0783"/>
    <w:multiLevelType w:val="hybridMultilevel"/>
    <w:tmpl w:val="4BFA3D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1" w15:restartNumberingAfterBreak="0">
    <w:nsid w:val="4A08666D"/>
    <w:multiLevelType w:val="hybridMultilevel"/>
    <w:tmpl w:val="F02EB4FA"/>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2" w15:restartNumberingAfterBreak="0">
    <w:nsid w:val="4D186049"/>
    <w:multiLevelType w:val="hybridMultilevel"/>
    <w:tmpl w:val="761EE0A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3" w15:restartNumberingAfterBreak="0">
    <w:nsid w:val="5125516C"/>
    <w:multiLevelType w:val="hybridMultilevel"/>
    <w:tmpl w:val="39A857A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4" w15:restartNumberingAfterBreak="0">
    <w:nsid w:val="539379F8"/>
    <w:multiLevelType w:val="hybridMultilevel"/>
    <w:tmpl w:val="947E173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5" w15:restartNumberingAfterBreak="0">
    <w:nsid w:val="54557DC6"/>
    <w:multiLevelType w:val="hybridMultilevel"/>
    <w:tmpl w:val="C832D68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6" w15:restartNumberingAfterBreak="0">
    <w:nsid w:val="551B45B4"/>
    <w:multiLevelType w:val="hybridMultilevel"/>
    <w:tmpl w:val="62561B4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7" w15:restartNumberingAfterBreak="0">
    <w:nsid w:val="5963620C"/>
    <w:multiLevelType w:val="hybridMultilevel"/>
    <w:tmpl w:val="EB28023A"/>
    <w:lvl w:ilvl="0" w:tplc="A98AC4BC">
      <w:start w:val="1"/>
      <w:numFmt w:val="decimal"/>
      <w:lvlText w:val="%1."/>
      <w:lvlJc w:val="left"/>
      <w:pPr>
        <w:ind w:left="360" w:hanging="360"/>
      </w:pPr>
      <w:rPr>
        <w:b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8" w15:restartNumberingAfterBreak="0">
    <w:nsid w:val="5971099C"/>
    <w:multiLevelType w:val="hybridMultilevel"/>
    <w:tmpl w:val="C832D68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9" w15:restartNumberingAfterBreak="0">
    <w:nsid w:val="5A5665A7"/>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0" w15:restartNumberingAfterBreak="0">
    <w:nsid w:val="5B841E8C"/>
    <w:multiLevelType w:val="hybridMultilevel"/>
    <w:tmpl w:val="39A857A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1" w15:restartNumberingAfterBreak="0">
    <w:nsid w:val="5BD07772"/>
    <w:multiLevelType w:val="hybridMultilevel"/>
    <w:tmpl w:val="E5BC007C"/>
    <w:lvl w:ilvl="0" w:tplc="0F581CAA">
      <w:start w:val="1"/>
      <w:numFmt w:val="decimal"/>
      <w:lvlText w:val="%1."/>
      <w:lvlJc w:val="left"/>
      <w:pPr>
        <w:ind w:left="360" w:hanging="360"/>
      </w:pPr>
      <w:rPr>
        <w:rFonts w:asciiTheme="minorHAnsi" w:eastAsiaTheme="minorEastAsia" w:hAnsiTheme="minorHAnsi" w:cstheme="minorHAnsi"/>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2" w15:restartNumberingAfterBreak="0">
    <w:nsid w:val="5C1E3250"/>
    <w:multiLevelType w:val="hybridMultilevel"/>
    <w:tmpl w:val="51161E7C"/>
    <w:lvl w:ilvl="0" w:tplc="4FEC9B0A">
      <w:start w:val="1"/>
      <w:numFmt w:val="decimal"/>
      <w:lvlText w:val="%1."/>
      <w:lvlJc w:val="left"/>
      <w:pPr>
        <w:ind w:left="360" w:hanging="360"/>
      </w:pPr>
      <w:rPr>
        <w:rFonts w:ascii="CIDFont+F1" w:hAnsi="CIDFont+F1" w:cs="CIDFont+F1" w:hint="default"/>
        <w:color w:val="333333"/>
        <w:sz w:val="1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3" w15:restartNumberingAfterBreak="0">
    <w:nsid w:val="5C975B8C"/>
    <w:multiLevelType w:val="hybridMultilevel"/>
    <w:tmpl w:val="EB16591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4" w15:restartNumberingAfterBreak="0">
    <w:nsid w:val="5D2D595B"/>
    <w:multiLevelType w:val="hybridMultilevel"/>
    <w:tmpl w:val="DBFA8FD0"/>
    <w:lvl w:ilvl="0" w:tplc="616CFCF6">
      <w:start w:val="1"/>
      <w:numFmt w:val="decimal"/>
      <w:lvlText w:val="%1."/>
      <w:lvlJc w:val="left"/>
      <w:pPr>
        <w:ind w:left="360" w:hanging="360"/>
      </w:pPr>
      <w:rPr>
        <w:rFonts w:hint="default"/>
        <w:b w:val="0"/>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5" w15:restartNumberingAfterBreak="0">
    <w:nsid w:val="5DF421EE"/>
    <w:multiLevelType w:val="hybridMultilevel"/>
    <w:tmpl w:val="7BAA84D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6" w15:restartNumberingAfterBreak="0">
    <w:nsid w:val="5F8C46A5"/>
    <w:multiLevelType w:val="hybridMultilevel"/>
    <w:tmpl w:val="08B6A6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60514ADB"/>
    <w:multiLevelType w:val="hybridMultilevel"/>
    <w:tmpl w:val="E00490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8" w15:restartNumberingAfterBreak="0">
    <w:nsid w:val="60915C50"/>
    <w:multiLevelType w:val="hybridMultilevel"/>
    <w:tmpl w:val="D2708AD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9" w15:restartNumberingAfterBreak="0">
    <w:nsid w:val="60E2042F"/>
    <w:multiLevelType w:val="hybridMultilevel"/>
    <w:tmpl w:val="1804992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0" w15:restartNumberingAfterBreak="0">
    <w:nsid w:val="61F83A69"/>
    <w:multiLevelType w:val="hybridMultilevel"/>
    <w:tmpl w:val="1804992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1" w15:restartNumberingAfterBreak="0">
    <w:nsid w:val="62D43730"/>
    <w:multiLevelType w:val="hybridMultilevel"/>
    <w:tmpl w:val="79A6637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2" w15:restartNumberingAfterBreak="0">
    <w:nsid w:val="645E3C7E"/>
    <w:multiLevelType w:val="hybridMultilevel"/>
    <w:tmpl w:val="FA82DCB6"/>
    <w:lvl w:ilvl="0" w:tplc="B20295AE">
      <w:start w:val="1"/>
      <w:numFmt w:val="bullet"/>
      <w:lvlText w:val=""/>
      <w:lvlJc w:val="left"/>
      <w:pPr>
        <w:ind w:left="36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64CC24DC"/>
    <w:multiLevelType w:val="hybridMultilevel"/>
    <w:tmpl w:val="1BEA2C1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65E84756"/>
    <w:multiLevelType w:val="hybridMultilevel"/>
    <w:tmpl w:val="C832D68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5" w15:restartNumberingAfterBreak="0">
    <w:nsid w:val="668D734D"/>
    <w:multiLevelType w:val="hybridMultilevel"/>
    <w:tmpl w:val="EA38017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6" w15:restartNumberingAfterBreak="0">
    <w:nsid w:val="682F11DA"/>
    <w:multiLevelType w:val="hybridMultilevel"/>
    <w:tmpl w:val="53C40A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7" w15:restartNumberingAfterBreak="0">
    <w:nsid w:val="68320107"/>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8" w15:restartNumberingAfterBreak="0">
    <w:nsid w:val="6A173B68"/>
    <w:multiLevelType w:val="hybridMultilevel"/>
    <w:tmpl w:val="62561B4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9" w15:restartNumberingAfterBreak="0">
    <w:nsid w:val="6ABB530F"/>
    <w:multiLevelType w:val="hybridMultilevel"/>
    <w:tmpl w:val="986871D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0" w15:restartNumberingAfterBreak="0">
    <w:nsid w:val="6AC147D5"/>
    <w:multiLevelType w:val="hybridMultilevel"/>
    <w:tmpl w:val="DBFA8FD0"/>
    <w:lvl w:ilvl="0" w:tplc="616CFCF6">
      <w:start w:val="1"/>
      <w:numFmt w:val="decimal"/>
      <w:lvlText w:val="%1."/>
      <w:lvlJc w:val="left"/>
      <w:pPr>
        <w:ind w:left="360" w:hanging="360"/>
      </w:pPr>
      <w:rPr>
        <w:rFonts w:hint="default"/>
        <w:b w:val="0"/>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1" w15:restartNumberingAfterBreak="0">
    <w:nsid w:val="6BD17BDC"/>
    <w:multiLevelType w:val="hybridMultilevel"/>
    <w:tmpl w:val="020252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6C9436F1"/>
    <w:multiLevelType w:val="hybridMultilevel"/>
    <w:tmpl w:val="C832D68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3" w15:restartNumberingAfterBreak="0">
    <w:nsid w:val="6CFB318E"/>
    <w:multiLevelType w:val="hybridMultilevel"/>
    <w:tmpl w:val="BCDE305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4" w15:restartNumberingAfterBreak="0">
    <w:nsid w:val="6E9F23A6"/>
    <w:multiLevelType w:val="hybridMultilevel"/>
    <w:tmpl w:val="4F409DD0"/>
    <w:lvl w:ilvl="0" w:tplc="40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6EEC20F7"/>
    <w:multiLevelType w:val="hybridMultilevel"/>
    <w:tmpl w:val="288E41B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6" w15:restartNumberingAfterBreak="0">
    <w:nsid w:val="6EFB7137"/>
    <w:multiLevelType w:val="hybridMultilevel"/>
    <w:tmpl w:val="188AA5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7" w15:restartNumberingAfterBreak="0">
    <w:nsid w:val="6F137B08"/>
    <w:multiLevelType w:val="hybridMultilevel"/>
    <w:tmpl w:val="8978500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8" w15:restartNumberingAfterBreak="0">
    <w:nsid w:val="6FD22290"/>
    <w:multiLevelType w:val="hybridMultilevel"/>
    <w:tmpl w:val="EA38017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9" w15:restartNumberingAfterBreak="0">
    <w:nsid w:val="6FED30D0"/>
    <w:multiLevelType w:val="hybridMultilevel"/>
    <w:tmpl w:val="1804992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0" w15:restartNumberingAfterBreak="0">
    <w:nsid w:val="70D3105F"/>
    <w:multiLevelType w:val="hybridMultilevel"/>
    <w:tmpl w:val="1804992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1" w15:restartNumberingAfterBreak="0">
    <w:nsid w:val="74BE76F4"/>
    <w:multiLevelType w:val="hybridMultilevel"/>
    <w:tmpl w:val="7DE2E65A"/>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7553438F"/>
    <w:multiLevelType w:val="hybridMultilevel"/>
    <w:tmpl w:val="EB16591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3" w15:restartNumberingAfterBreak="0">
    <w:nsid w:val="75993C38"/>
    <w:multiLevelType w:val="hybridMultilevel"/>
    <w:tmpl w:val="79A6637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4" w15:restartNumberingAfterBreak="0">
    <w:nsid w:val="760F7999"/>
    <w:multiLevelType w:val="hybridMultilevel"/>
    <w:tmpl w:val="761EE0A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5" w15:restartNumberingAfterBreak="0">
    <w:nsid w:val="77251CB2"/>
    <w:multiLevelType w:val="hybridMultilevel"/>
    <w:tmpl w:val="39A857A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6" w15:restartNumberingAfterBreak="0">
    <w:nsid w:val="78BE5E4F"/>
    <w:multiLevelType w:val="hybridMultilevel"/>
    <w:tmpl w:val="6B3091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7" w15:restartNumberingAfterBreak="0">
    <w:nsid w:val="78EC4633"/>
    <w:multiLevelType w:val="multilevel"/>
    <w:tmpl w:val="75281C74"/>
    <w:lvl w:ilvl="0">
      <w:start w:val="1"/>
      <w:numFmt w:val="decimal"/>
      <w:lvlText w:val="%1."/>
      <w:lvlJc w:val="left"/>
      <w:pPr>
        <w:ind w:left="360" w:hanging="360"/>
      </w:pPr>
      <w:rPr>
        <w:rFonts w:hint="default"/>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118" w15:restartNumberingAfterBreak="0">
    <w:nsid w:val="798C539A"/>
    <w:multiLevelType w:val="hybridMultilevel"/>
    <w:tmpl w:val="288E41B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9" w15:restartNumberingAfterBreak="0">
    <w:nsid w:val="7C077E2A"/>
    <w:multiLevelType w:val="hybridMultilevel"/>
    <w:tmpl w:val="8978500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4"/>
  </w:num>
  <w:num w:numId="2">
    <w:abstractNumId w:val="50"/>
  </w:num>
  <w:num w:numId="3">
    <w:abstractNumId w:val="19"/>
  </w:num>
  <w:num w:numId="4">
    <w:abstractNumId w:val="26"/>
  </w:num>
  <w:num w:numId="5">
    <w:abstractNumId w:val="8"/>
  </w:num>
  <w:num w:numId="6">
    <w:abstractNumId w:val="101"/>
  </w:num>
  <w:num w:numId="7">
    <w:abstractNumId w:val="114"/>
  </w:num>
  <w:num w:numId="8">
    <w:abstractNumId w:val="58"/>
  </w:num>
  <w:num w:numId="9">
    <w:abstractNumId w:val="13"/>
  </w:num>
  <w:num w:numId="10">
    <w:abstractNumId w:val="54"/>
  </w:num>
  <w:num w:numId="11">
    <w:abstractNumId w:val="90"/>
  </w:num>
  <w:num w:numId="12">
    <w:abstractNumId w:val="115"/>
  </w:num>
  <w:num w:numId="13">
    <w:abstractNumId w:val="32"/>
  </w:num>
  <w:num w:numId="14">
    <w:abstractNumId w:val="38"/>
  </w:num>
  <w:num w:numId="15">
    <w:abstractNumId w:val="112"/>
  </w:num>
  <w:num w:numId="16">
    <w:abstractNumId w:val="60"/>
  </w:num>
  <w:num w:numId="17">
    <w:abstractNumId w:val="92"/>
  </w:num>
  <w:num w:numId="18">
    <w:abstractNumId w:val="1"/>
  </w:num>
  <w:num w:numId="19">
    <w:abstractNumId w:val="0"/>
  </w:num>
  <w:num w:numId="20">
    <w:abstractNumId w:val="23"/>
  </w:num>
  <w:num w:numId="21">
    <w:abstractNumId w:val="29"/>
  </w:num>
  <w:num w:numId="22">
    <w:abstractNumId w:val="3"/>
  </w:num>
  <w:num w:numId="23">
    <w:abstractNumId w:val="49"/>
  </w:num>
  <w:num w:numId="24">
    <w:abstractNumId w:val="88"/>
  </w:num>
  <w:num w:numId="25">
    <w:abstractNumId w:val="48"/>
  </w:num>
  <w:num w:numId="26">
    <w:abstractNumId w:val="71"/>
  </w:num>
  <w:num w:numId="27">
    <w:abstractNumId w:val="22"/>
  </w:num>
  <w:num w:numId="28">
    <w:abstractNumId w:val="9"/>
  </w:num>
  <w:num w:numId="29">
    <w:abstractNumId w:val="111"/>
  </w:num>
  <w:num w:numId="30">
    <w:abstractNumId w:val="24"/>
  </w:num>
  <w:num w:numId="31">
    <w:abstractNumId w:val="44"/>
  </w:num>
  <w:num w:numId="32">
    <w:abstractNumId w:val="21"/>
  </w:num>
  <w:num w:numId="33">
    <w:abstractNumId w:val="34"/>
  </w:num>
  <w:num w:numId="34">
    <w:abstractNumId w:val="81"/>
  </w:num>
  <w:num w:numId="35">
    <w:abstractNumId w:val="2"/>
  </w:num>
  <w:num w:numId="36">
    <w:abstractNumId w:val="63"/>
  </w:num>
  <w:num w:numId="37">
    <w:abstractNumId w:val="30"/>
  </w:num>
  <w:num w:numId="38">
    <w:abstractNumId w:val="47"/>
  </w:num>
  <w:num w:numId="39">
    <w:abstractNumId w:val="103"/>
  </w:num>
  <w:num w:numId="40">
    <w:abstractNumId w:val="37"/>
  </w:num>
  <w:num w:numId="41">
    <w:abstractNumId w:val="94"/>
  </w:num>
  <w:num w:numId="42">
    <w:abstractNumId w:val="51"/>
  </w:num>
  <w:num w:numId="43">
    <w:abstractNumId w:val="61"/>
  </w:num>
  <w:num w:numId="44">
    <w:abstractNumId w:val="33"/>
  </w:num>
  <w:num w:numId="45">
    <w:abstractNumId w:val="68"/>
  </w:num>
  <w:num w:numId="46">
    <w:abstractNumId w:val="118"/>
  </w:num>
  <w:num w:numId="47">
    <w:abstractNumId w:val="40"/>
  </w:num>
  <w:num w:numId="48">
    <w:abstractNumId w:val="69"/>
  </w:num>
  <w:num w:numId="49">
    <w:abstractNumId w:val="74"/>
  </w:num>
  <w:num w:numId="50">
    <w:abstractNumId w:val="116"/>
  </w:num>
  <w:num w:numId="51">
    <w:abstractNumId w:val="117"/>
  </w:num>
  <w:num w:numId="52">
    <w:abstractNumId w:val="42"/>
  </w:num>
  <w:num w:numId="53">
    <w:abstractNumId w:val="65"/>
  </w:num>
  <w:num w:numId="54">
    <w:abstractNumId w:val="36"/>
  </w:num>
  <w:num w:numId="55">
    <w:abstractNumId w:val="79"/>
  </w:num>
  <w:num w:numId="56">
    <w:abstractNumId w:val="106"/>
  </w:num>
  <w:num w:numId="57">
    <w:abstractNumId w:val="25"/>
  </w:num>
  <w:num w:numId="58">
    <w:abstractNumId w:val="107"/>
  </w:num>
  <w:num w:numId="59">
    <w:abstractNumId w:val="7"/>
  </w:num>
  <w:num w:numId="60">
    <w:abstractNumId w:val="35"/>
  </w:num>
  <w:num w:numId="61">
    <w:abstractNumId w:val="43"/>
  </w:num>
  <w:num w:numId="62">
    <w:abstractNumId w:val="119"/>
  </w:num>
  <w:num w:numId="63">
    <w:abstractNumId w:val="97"/>
  </w:num>
  <w:num w:numId="64">
    <w:abstractNumId w:val="67"/>
  </w:num>
  <w:num w:numId="65">
    <w:abstractNumId w:val="15"/>
  </w:num>
  <w:num w:numId="66">
    <w:abstractNumId w:val="82"/>
  </w:num>
  <w:num w:numId="67">
    <w:abstractNumId w:val="46"/>
  </w:num>
  <w:num w:numId="68">
    <w:abstractNumId w:val="12"/>
  </w:num>
  <w:num w:numId="69">
    <w:abstractNumId w:val="66"/>
  </w:num>
  <w:num w:numId="70">
    <w:abstractNumId w:val="59"/>
  </w:num>
  <w:num w:numId="71">
    <w:abstractNumId w:val="99"/>
  </w:num>
  <w:num w:numId="72">
    <w:abstractNumId w:val="6"/>
  </w:num>
  <w:num w:numId="73">
    <w:abstractNumId w:val="104"/>
  </w:num>
  <w:num w:numId="74">
    <w:abstractNumId w:val="72"/>
  </w:num>
  <w:num w:numId="75">
    <w:abstractNumId w:val="84"/>
  </w:num>
  <w:num w:numId="76">
    <w:abstractNumId w:val="57"/>
  </w:num>
  <w:num w:numId="77">
    <w:abstractNumId w:val="108"/>
  </w:num>
  <w:num w:numId="78">
    <w:abstractNumId w:val="28"/>
  </w:num>
  <w:num w:numId="79">
    <w:abstractNumId w:val="100"/>
  </w:num>
  <w:num w:numId="80">
    <w:abstractNumId w:val="56"/>
  </w:num>
  <w:num w:numId="81">
    <w:abstractNumId w:val="39"/>
  </w:num>
  <w:num w:numId="82">
    <w:abstractNumId w:val="110"/>
  </w:num>
  <w:num w:numId="83">
    <w:abstractNumId w:val="73"/>
  </w:num>
  <w:num w:numId="84">
    <w:abstractNumId w:val="62"/>
  </w:num>
  <w:num w:numId="85">
    <w:abstractNumId w:val="41"/>
  </w:num>
  <w:num w:numId="86">
    <w:abstractNumId w:val="93"/>
  </w:num>
  <w:num w:numId="87">
    <w:abstractNumId w:val="70"/>
  </w:num>
  <w:num w:numId="88">
    <w:abstractNumId w:val="76"/>
  </w:num>
  <w:num w:numId="89">
    <w:abstractNumId w:val="85"/>
  </w:num>
  <w:num w:numId="90">
    <w:abstractNumId w:val="45"/>
  </w:num>
  <w:num w:numId="91">
    <w:abstractNumId w:val="78"/>
  </w:num>
  <w:num w:numId="92">
    <w:abstractNumId w:val="96"/>
  </w:num>
  <w:num w:numId="93">
    <w:abstractNumId w:val="14"/>
  </w:num>
  <w:num w:numId="94">
    <w:abstractNumId w:val="10"/>
  </w:num>
  <w:num w:numId="95">
    <w:abstractNumId w:val="89"/>
  </w:num>
  <w:num w:numId="96">
    <w:abstractNumId w:val="64"/>
  </w:num>
  <w:num w:numId="97">
    <w:abstractNumId w:val="98"/>
  </w:num>
  <w:num w:numId="98">
    <w:abstractNumId w:val="109"/>
  </w:num>
  <w:num w:numId="99">
    <w:abstractNumId w:val="80"/>
  </w:num>
  <w:num w:numId="100">
    <w:abstractNumId w:val="16"/>
  </w:num>
  <w:num w:numId="101">
    <w:abstractNumId w:val="17"/>
  </w:num>
  <w:num w:numId="102">
    <w:abstractNumId w:val="77"/>
  </w:num>
  <w:num w:numId="103">
    <w:abstractNumId w:val="83"/>
  </w:num>
  <w:num w:numId="104">
    <w:abstractNumId w:val="87"/>
  </w:num>
  <w:num w:numId="105">
    <w:abstractNumId w:val="20"/>
  </w:num>
  <w:num w:numId="106">
    <w:abstractNumId w:val="18"/>
  </w:num>
  <w:num w:numId="107">
    <w:abstractNumId w:val="95"/>
  </w:num>
  <w:num w:numId="108">
    <w:abstractNumId w:val="27"/>
  </w:num>
  <w:num w:numId="109">
    <w:abstractNumId w:val="113"/>
  </w:num>
  <w:num w:numId="110">
    <w:abstractNumId w:val="86"/>
  </w:num>
  <w:num w:numId="111">
    <w:abstractNumId w:val="105"/>
  </w:num>
  <w:num w:numId="112">
    <w:abstractNumId w:val="75"/>
  </w:num>
  <w:num w:numId="113">
    <w:abstractNumId w:val="91"/>
  </w:num>
  <w:num w:numId="114">
    <w:abstractNumId w:val="11"/>
  </w:num>
  <w:num w:numId="115">
    <w:abstractNumId w:val="31"/>
  </w:num>
  <w:num w:numId="116">
    <w:abstractNumId w:val="5"/>
  </w:num>
  <w:num w:numId="117">
    <w:abstractNumId w:val="53"/>
  </w:num>
  <w:num w:numId="118">
    <w:abstractNumId w:val="52"/>
  </w:num>
  <w:num w:numId="119">
    <w:abstractNumId w:val="55"/>
  </w:num>
  <w:num w:numId="120">
    <w:abstractNumId w:val="102"/>
  </w:num>
  <w:num w:numId="121">
    <w:abstractNumId w:val="19"/>
  </w:num>
  <w:numIdMacAtCleanup w:val="1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CIL">
    <w15:presenceInfo w15:providerId="None" w15:userId="BCI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6C9"/>
    <w:rsid w:val="0000160E"/>
    <w:rsid w:val="00001C98"/>
    <w:rsid w:val="00002B6C"/>
    <w:rsid w:val="00002B87"/>
    <w:rsid w:val="00003B45"/>
    <w:rsid w:val="000044EF"/>
    <w:rsid w:val="00004693"/>
    <w:rsid w:val="00005184"/>
    <w:rsid w:val="00007004"/>
    <w:rsid w:val="00007395"/>
    <w:rsid w:val="00007504"/>
    <w:rsid w:val="00007CE8"/>
    <w:rsid w:val="00007E76"/>
    <w:rsid w:val="00010026"/>
    <w:rsid w:val="000119A9"/>
    <w:rsid w:val="00011A66"/>
    <w:rsid w:val="00012047"/>
    <w:rsid w:val="000128EB"/>
    <w:rsid w:val="0001358A"/>
    <w:rsid w:val="0001364B"/>
    <w:rsid w:val="00013912"/>
    <w:rsid w:val="00013F1A"/>
    <w:rsid w:val="00014141"/>
    <w:rsid w:val="00015532"/>
    <w:rsid w:val="00015D78"/>
    <w:rsid w:val="00015DF1"/>
    <w:rsid w:val="00016A57"/>
    <w:rsid w:val="00016E9D"/>
    <w:rsid w:val="000172E8"/>
    <w:rsid w:val="00017611"/>
    <w:rsid w:val="000177D8"/>
    <w:rsid w:val="00017B75"/>
    <w:rsid w:val="00017BAC"/>
    <w:rsid w:val="0002039F"/>
    <w:rsid w:val="00020890"/>
    <w:rsid w:val="00020D74"/>
    <w:rsid w:val="000221D2"/>
    <w:rsid w:val="000232C4"/>
    <w:rsid w:val="000240C7"/>
    <w:rsid w:val="00024A85"/>
    <w:rsid w:val="00024B8E"/>
    <w:rsid w:val="00024F37"/>
    <w:rsid w:val="0002502B"/>
    <w:rsid w:val="00025229"/>
    <w:rsid w:val="00025903"/>
    <w:rsid w:val="00026096"/>
    <w:rsid w:val="00026B38"/>
    <w:rsid w:val="000272F7"/>
    <w:rsid w:val="000276ED"/>
    <w:rsid w:val="00027729"/>
    <w:rsid w:val="000277D6"/>
    <w:rsid w:val="00027EAF"/>
    <w:rsid w:val="00027F9F"/>
    <w:rsid w:val="0003060C"/>
    <w:rsid w:val="00031310"/>
    <w:rsid w:val="000316CA"/>
    <w:rsid w:val="000319B4"/>
    <w:rsid w:val="00032917"/>
    <w:rsid w:val="00032D76"/>
    <w:rsid w:val="00033F64"/>
    <w:rsid w:val="0003483D"/>
    <w:rsid w:val="00034BB9"/>
    <w:rsid w:val="00035DFF"/>
    <w:rsid w:val="00036714"/>
    <w:rsid w:val="00036AD9"/>
    <w:rsid w:val="00036F9B"/>
    <w:rsid w:val="000373C9"/>
    <w:rsid w:val="000374D7"/>
    <w:rsid w:val="00037559"/>
    <w:rsid w:val="00037573"/>
    <w:rsid w:val="000379DE"/>
    <w:rsid w:val="00037F66"/>
    <w:rsid w:val="000406B1"/>
    <w:rsid w:val="00041050"/>
    <w:rsid w:val="00041492"/>
    <w:rsid w:val="0004212A"/>
    <w:rsid w:val="000423B0"/>
    <w:rsid w:val="00042A92"/>
    <w:rsid w:val="0004348A"/>
    <w:rsid w:val="00043666"/>
    <w:rsid w:val="00043F6E"/>
    <w:rsid w:val="00044AAA"/>
    <w:rsid w:val="00044C07"/>
    <w:rsid w:val="00044DE3"/>
    <w:rsid w:val="00046001"/>
    <w:rsid w:val="00046462"/>
    <w:rsid w:val="000468CC"/>
    <w:rsid w:val="000476F5"/>
    <w:rsid w:val="000502D3"/>
    <w:rsid w:val="0005043F"/>
    <w:rsid w:val="00050804"/>
    <w:rsid w:val="000515DA"/>
    <w:rsid w:val="00051675"/>
    <w:rsid w:val="00051C67"/>
    <w:rsid w:val="0005289B"/>
    <w:rsid w:val="00052A1F"/>
    <w:rsid w:val="00052C52"/>
    <w:rsid w:val="00052DA6"/>
    <w:rsid w:val="00053001"/>
    <w:rsid w:val="0005322F"/>
    <w:rsid w:val="0005448F"/>
    <w:rsid w:val="00054606"/>
    <w:rsid w:val="00054DE8"/>
    <w:rsid w:val="00055649"/>
    <w:rsid w:val="00055C54"/>
    <w:rsid w:val="00056546"/>
    <w:rsid w:val="000569DE"/>
    <w:rsid w:val="000569FE"/>
    <w:rsid w:val="00056E24"/>
    <w:rsid w:val="00056F6D"/>
    <w:rsid w:val="00057301"/>
    <w:rsid w:val="00057912"/>
    <w:rsid w:val="000600A6"/>
    <w:rsid w:val="00060766"/>
    <w:rsid w:val="00060850"/>
    <w:rsid w:val="00060DB8"/>
    <w:rsid w:val="000612A8"/>
    <w:rsid w:val="00061F05"/>
    <w:rsid w:val="00062066"/>
    <w:rsid w:val="00062074"/>
    <w:rsid w:val="000622A2"/>
    <w:rsid w:val="0006234F"/>
    <w:rsid w:val="0006258E"/>
    <w:rsid w:val="00062712"/>
    <w:rsid w:val="00062CC7"/>
    <w:rsid w:val="000632A1"/>
    <w:rsid w:val="000636B2"/>
    <w:rsid w:val="00063D71"/>
    <w:rsid w:val="0006477C"/>
    <w:rsid w:val="0006514A"/>
    <w:rsid w:val="00065824"/>
    <w:rsid w:val="00065ABD"/>
    <w:rsid w:val="00065F86"/>
    <w:rsid w:val="00066562"/>
    <w:rsid w:val="00066F60"/>
    <w:rsid w:val="00067BA3"/>
    <w:rsid w:val="00067CB1"/>
    <w:rsid w:val="00070395"/>
    <w:rsid w:val="000706D3"/>
    <w:rsid w:val="00070892"/>
    <w:rsid w:val="000716FE"/>
    <w:rsid w:val="00072111"/>
    <w:rsid w:val="0007212E"/>
    <w:rsid w:val="000726EC"/>
    <w:rsid w:val="000734B0"/>
    <w:rsid w:val="00073F9F"/>
    <w:rsid w:val="00074302"/>
    <w:rsid w:val="0007473C"/>
    <w:rsid w:val="0007482D"/>
    <w:rsid w:val="00074A60"/>
    <w:rsid w:val="00074FF4"/>
    <w:rsid w:val="00075C82"/>
    <w:rsid w:val="000760AF"/>
    <w:rsid w:val="00076594"/>
    <w:rsid w:val="000766F9"/>
    <w:rsid w:val="0007731C"/>
    <w:rsid w:val="000773AD"/>
    <w:rsid w:val="00080734"/>
    <w:rsid w:val="0008076C"/>
    <w:rsid w:val="00080B1E"/>
    <w:rsid w:val="00080C91"/>
    <w:rsid w:val="00081CF2"/>
    <w:rsid w:val="00082345"/>
    <w:rsid w:val="00082524"/>
    <w:rsid w:val="0008285B"/>
    <w:rsid w:val="00082B4F"/>
    <w:rsid w:val="00082EA0"/>
    <w:rsid w:val="000832CB"/>
    <w:rsid w:val="0008377F"/>
    <w:rsid w:val="00083C74"/>
    <w:rsid w:val="00085A71"/>
    <w:rsid w:val="00085AC9"/>
    <w:rsid w:val="00086302"/>
    <w:rsid w:val="00086508"/>
    <w:rsid w:val="000869FA"/>
    <w:rsid w:val="00086AC4"/>
    <w:rsid w:val="00086B43"/>
    <w:rsid w:val="000870CB"/>
    <w:rsid w:val="0008717F"/>
    <w:rsid w:val="00090521"/>
    <w:rsid w:val="0009054F"/>
    <w:rsid w:val="000909A9"/>
    <w:rsid w:val="000912E8"/>
    <w:rsid w:val="00091317"/>
    <w:rsid w:val="000918CE"/>
    <w:rsid w:val="00091CC6"/>
    <w:rsid w:val="000930CD"/>
    <w:rsid w:val="00093DDE"/>
    <w:rsid w:val="000944DA"/>
    <w:rsid w:val="000945C1"/>
    <w:rsid w:val="000947C9"/>
    <w:rsid w:val="0009481D"/>
    <w:rsid w:val="00094FF0"/>
    <w:rsid w:val="000953FD"/>
    <w:rsid w:val="00095475"/>
    <w:rsid w:val="000956AF"/>
    <w:rsid w:val="00095E84"/>
    <w:rsid w:val="000962AB"/>
    <w:rsid w:val="000964CB"/>
    <w:rsid w:val="00096518"/>
    <w:rsid w:val="00096792"/>
    <w:rsid w:val="00096CA9"/>
    <w:rsid w:val="00097605"/>
    <w:rsid w:val="00097801"/>
    <w:rsid w:val="0009785F"/>
    <w:rsid w:val="000A0095"/>
    <w:rsid w:val="000A018A"/>
    <w:rsid w:val="000A21A8"/>
    <w:rsid w:val="000A27AC"/>
    <w:rsid w:val="000A2FA5"/>
    <w:rsid w:val="000A3005"/>
    <w:rsid w:val="000A30EB"/>
    <w:rsid w:val="000A3426"/>
    <w:rsid w:val="000A3604"/>
    <w:rsid w:val="000A367E"/>
    <w:rsid w:val="000A372F"/>
    <w:rsid w:val="000A3739"/>
    <w:rsid w:val="000A3A8B"/>
    <w:rsid w:val="000A3AD9"/>
    <w:rsid w:val="000A40FE"/>
    <w:rsid w:val="000A4458"/>
    <w:rsid w:val="000A498B"/>
    <w:rsid w:val="000A5315"/>
    <w:rsid w:val="000A5537"/>
    <w:rsid w:val="000A6824"/>
    <w:rsid w:val="000A6ACB"/>
    <w:rsid w:val="000A6FC5"/>
    <w:rsid w:val="000A734A"/>
    <w:rsid w:val="000A7D04"/>
    <w:rsid w:val="000B017F"/>
    <w:rsid w:val="000B0C10"/>
    <w:rsid w:val="000B0C26"/>
    <w:rsid w:val="000B124C"/>
    <w:rsid w:val="000B1551"/>
    <w:rsid w:val="000B23AA"/>
    <w:rsid w:val="000B254E"/>
    <w:rsid w:val="000B2910"/>
    <w:rsid w:val="000B3000"/>
    <w:rsid w:val="000B36CD"/>
    <w:rsid w:val="000B3849"/>
    <w:rsid w:val="000B385E"/>
    <w:rsid w:val="000B42AB"/>
    <w:rsid w:val="000B4B62"/>
    <w:rsid w:val="000B4D8D"/>
    <w:rsid w:val="000B51A3"/>
    <w:rsid w:val="000B5616"/>
    <w:rsid w:val="000B5DEE"/>
    <w:rsid w:val="000B69D5"/>
    <w:rsid w:val="000B7655"/>
    <w:rsid w:val="000C02E9"/>
    <w:rsid w:val="000C04B2"/>
    <w:rsid w:val="000C0FD1"/>
    <w:rsid w:val="000C102A"/>
    <w:rsid w:val="000C170A"/>
    <w:rsid w:val="000C1773"/>
    <w:rsid w:val="000C1F29"/>
    <w:rsid w:val="000C3EF2"/>
    <w:rsid w:val="000C46D8"/>
    <w:rsid w:val="000C5836"/>
    <w:rsid w:val="000C5CF3"/>
    <w:rsid w:val="000C5F4F"/>
    <w:rsid w:val="000C6037"/>
    <w:rsid w:val="000C6BCB"/>
    <w:rsid w:val="000C73CD"/>
    <w:rsid w:val="000C744A"/>
    <w:rsid w:val="000C7494"/>
    <w:rsid w:val="000C7982"/>
    <w:rsid w:val="000C7F63"/>
    <w:rsid w:val="000D018D"/>
    <w:rsid w:val="000D0EBF"/>
    <w:rsid w:val="000D139E"/>
    <w:rsid w:val="000D15B4"/>
    <w:rsid w:val="000D2DC3"/>
    <w:rsid w:val="000D302D"/>
    <w:rsid w:val="000D366C"/>
    <w:rsid w:val="000D3700"/>
    <w:rsid w:val="000D448E"/>
    <w:rsid w:val="000D4894"/>
    <w:rsid w:val="000D4930"/>
    <w:rsid w:val="000D4A2E"/>
    <w:rsid w:val="000D4A6F"/>
    <w:rsid w:val="000D549B"/>
    <w:rsid w:val="000D5E00"/>
    <w:rsid w:val="000D6951"/>
    <w:rsid w:val="000D6D5D"/>
    <w:rsid w:val="000D705B"/>
    <w:rsid w:val="000D7180"/>
    <w:rsid w:val="000D72EE"/>
    <w:rsid w:val="000D73AE"/>
    <w:rsid w:val="000E002E"/>
    <w:rsid w:val="000E0386"/>
    <w:rsid w:val="000E0C5F"/>
    <w:rsid w:val="000E0D41"/>
    <w:rsid w:val="000E0DAB"/>
    <w:rsid w:val="000E0DD9"/>
    <w:rsid w:val="000E0EAD"/>
    <w:rsid w:val="000E1419"/>
    <w:rsid w:val="000E209B"/>
    <w:rsid w:val="000E2CD6"/>
    <w:rsid w:val="000E4A40"/>
    <w:rsid w:val="000E50D2"/>
    <w:rsid w:val="000E5EB0"/>
    <w:rsid w:val="000E6302"/>
    <w:rsid w:val="000E689A"/>
    <w:rsid w:val="000E6DEF"/>
    <w:rsid w:val="000F0D60"/>
    <w:rsid w:val="000F1790"/>
    <w:rsid w:val="000F1EF4"/>
    <w:rsid w:val="000F2400"/>
    <w:rsid w:val="000F31A4"/>
    <w:rsid w:val="000F3450"/>
    <w:rsid w:val="000F4536"/>
    <w:rsid w:val="000F4BAE"/>
    <w:rsid w:val="000F57B8"/>
    <w:rsid w:val="000F603C"/>
    <w:rsid w:val="000F61C5"/>
    <w:rsid w:val="000F6281"/>
    <w:rsid w:val="000F671C"/>
    <w:rsid w:val="000F684F"/>
    <w:rsid w:val="000F695B"/>
    <w:rsid w:val="000F6CA9"/>
    <w:rsid w:val="000F6E1A"/>
    <w:rsid w:val="000F7F4C"/>
    <w:rsid w:val="001006DD"/>
    <w:rsid w:val="0010085F"/>
    <w:rsid w:val="00100E3E"/>
    <w:rsid w:val="00100EE1"/>
    <w:rsid w:val="0010130B"/>
    <w:rsid w:val="00101814"/>
    <w:rsid w:val="00101899"/>
    <w:rsid w:val="00101ED9"/>
    <w:rsid w:val="00102484"/>
    <w:rsid w:val="00102755"/>
    <w:rsid w:val="00102BBD"/>
    <w:rsid w:val="00102FD3"/>
    <w:rsid w:val="00103C82"/>
    <w:rsid w:val="00104816"/>
    <w:rsid w:val="001059C2"/>
    <w:rsid w:val="00105F54"/>
    <w:rsid w:val="001065D7"/>
    <w:rsid w:val="001071B6"/>
    <w:rsid w:val="001078F6"/>
    <w:rsid w:val="00107DC7"/>
    <w:rsid w:val="00111B0D"/>
    <w:rsid w:val="00111B5A"/>
    <w:rsid w:val="00111C96"/>
    <w:rsid w:val="00111CB4"/>
    <w:rsid w:val="00111E65"/>
    <w:rsid w:val="00111EA0"/>
    <w:rsid w:val="00111ED2"/>
    <w:rsid w:val="00111FA8"/>
    <w:rsid w:val="0011334F"/>
    <w:rsid w:val="00113BD6"/>
    <w:rsid w:val="00114BEF"/>
    <w:rsid w:val="001153AC"/>
    <w:rsid w:val="0011635A"/>
    <w:rsid w:val="0011686D"/>
    <w:rsid w:val="0011695C"/>
    <w:rsid w:val="00116C20"/>
    <w:rsid w:val="001170F8"/>
    <w:rsid w:val="00117ADD"/>
    <w:rsid w:val="00117C09"/>
    <w:rsid w:val="00120D92"/>
    <w:rsid w:val="00122382"/>
    <w:rsid w:val="0012297E"/>
    <w:rsid w:val="00123AD1"/>
    <w:rsid w:val="00124012"/>
    <w:rsid w:val="00124075"/>
    <w:rsid w:val="00124149"/>
    <w:rsid w:val="00124F63"/>
    <w:rsid w:val="0012569F"/>
    <w:rsid w:val="0012580D"/>
    <w:rsid w:val="00125C2F"/>
    <w:rsid w:val="00126005"/>
    <w:rsid w:val="0012600C"/>
    <w:rsid w:val="00126710"/>
    <w:rsid w:val="001268E3"/>
    <w:rsid w:val="00126B0F"/>
    <w:rsid w:val="00127E45"/>
    <w:rsid w:val="00130212"/>
    <w:rsid w:val="00130741"/>
    <w:rsid w:val="00130E55"/>
    <w:rsid w:val="00130E7E"/>
    <w:rsid w:val="00130F0D"/>
    <w:rsid w:val="00130F1A"/>
    <w:rsid w:val="001310A5"/>
    <w:rsid w:val="001310B5"/>
    <w:rsid w:val="00131138"/>
    <w:rsid w:val="001314C8"/>
    <w:rsid w:val="00133C62"/>
    <w:rsid w:val="00133E07"/>
    <w:rsid w:val="001344DF"/>
    <w:rsid w:val="00134741"/>
    <w:rsid w:val="00135306"/>
    <w:rsid w:val="00135F8F"/>
    <w:rsid w:val="0013696F"/>
    <w:rsid w:val="001378D4"/>
    <w:rsid w:val="00137F14"/>
    <w:rsid w:val="001402B5"/>
    <w:rsid w:val="0014071F"/>
    <w:rsid w:val="00143BB2"/>
    <w:rsid w:val="00144C07"/>
    <w:rsid w:val="00144F4E"/>
    <w:rsid w:val="00144F6F"/>
    <w:rsid w:val="00144FD1"/>
    <w:rsid w:val="001460F5"/>
    <w:rsid w:val="00146EBA"/>
    <w:rsid w:val="001470D1"/>
    <w:rsid w:val="0014722A"/>
    <w:rsid w:val="001504C9"/>
    <w:rsid w:val="001508CA"/>
    <w:rsid w:val="001510FE"/>
    <w:rsid w:val="00151AE3"/>
    <w:rsid w:val="00151BC6"/>
    <w:rsid w:val="00151E5D"/>
    <w:rsid w:val="001521AC"/>
    <w:rsid w:val="00152C76"/>
    <w:rsid w:val="00153722"/>
    <w:rsid w:val="00153874"/>
    <w:rsid w:val="00156A85"/>
    <w:rsid w:val="00156EE5"/>
    <w:rsid w:val="00157633"/>
    <w:rsid w:val="00157AEF"/>
    <w:rsid w:val="00157E0F"/>
    <w:rsid w:val="00160014"/>
    <w:rsid w:val="00160C56"/>
    <w:rsid w:val="0016209C"/>
    <w:rsid w:val="00162762"/>
    <w:rsid w:val="00162A3E"/>
    <w:rsid w:val="00162A50"/>
    <w:rsid w:val="00162A9A"/>
    <w:rsid w:val="00162F77"/>
    <w:rsid w:val="001630C6"/>
    <w:rsid w:val="00164028"/>
    <w:rsid w:val="0016524B"/>
    <w:rsid w:val="00165A20"/>
    <w:rsid w:val="00165FDF"/>
    <w:rsid w:val="001663AE"/>
    <w:rsid w:val="00166508"/>
    <w:rsid w:val="00167A92"/>
    <w:rsid w:val="001700E6"/>
    <w:rsid w:val="00170651"/>
    <w:rsid w:val="00170A69"/>
    <w:rsid w:val="00170E78"/>
    <w:rsid w:val="001710E3"/>
    <w:rsid w:val="001722B4"/>
    <w:rsid w:val="00172379"/>
    <w:rsid w:val="0017264F"/>
    <w:rsid w:val="00172A34"/>
    <w:rsid w:val="00172E1D"/>
    <w:rsid w:val="00172E4F"/>
    <w:rsid w:val="00173640"/>
    <w:rsid w:val="001737ED"/>
    <w:rsid w:val="0017398D"/>
    <w:rsid w:val="001747C2"/>
    <w:rsid w:val="00175338"/>
    <w:rsid w:val="00175768"/>
    <w:rsid w:val="00175AC3"/>
    <w:rsid w:val="00175EC6"/>
    <w:rsid w:val="001763F6"/>
    <w:rsid w:val="001764B2"/>
    <w:rsid w:val="00177531"/>
    <w:rsid w:val="00177779"/>
    <w:rsid w:val="00180281"/>
    <w:rsid w:val="001805AC"/>
    <w:rsid w:val="00180A0F"/>
    <w:rsid w:val="00180A77"/>
    <w:rsid w:val="00180B1F"/>
    <w:rsid w:val="00181044"/>
    <w:rsid w:val="001821D2"/>
    <w:rsid w:val="001823E9"/>
    <w:rsid w:val="00183044"/>
    <w:rsid w:val="00183189"/>
    <w:rsid w:val="00183428"/>
    <w:rsid w:val="0018503C"/>
    <w:rsid w:val="00185A24"/>
    <w:rsid w:val="0018784B"/>
    <w:rsid w:val="00187851"/>
    <w:rsid w:val="00187F53"/>
    <w:rsid w:val="001901A2"/>
    <w:rsid w:val="001915A3"/>
    <w:rsid w:val="001929B5"/>
    <w:rsid w:val="0019378A"/>
    <w:rsid w:val="00193AC3"/>
    <w:rsid w:val="00194183"/>
    <w:rsid w:val="001942BC"/>
    <w:rsid w:val="001943DC"/>
    <w:rsid w:val="001944F5"/>
    <w:rsid w:val="001945F3"/>
    <w:rsid w:val="00194F62"/>
    <w:rsid w:val="00196E29"/>
    <w:rsid w:val="001979EE"/>
    <w:rsid w:val="001A02AC"/>
    <w:rsid w:val="001A075B"/>
    <w:rsid w:val="001A0811"/>
    <w:rsid w:val="001A0AC1"/>
    <w:rsid w:val="001A1A94"/>
    <w:rsid w:val="001A1C70"/>
    <w:rsid w:val="001A1E27"/>
    <w:rsid w:val="001A253B"/>
    <w:rsid w:val="001A2A82"/>
    <w:rsid w:val="001A2CFF"/>
    <w:rsid w:val="001A3F48"/>
    <w:rsid w:val="001A40C9"/>
    <w:rsid w:val="001A4EDA"/>
    <w:rsid w:val="001A5786"/>
    <w:rsid w:val="001A57D1"/>
    <w:rsid w:val="001A5FB0"/>
    <w:rsid w:val="001A6F88"/>
    <w:rsid w:val="001A7778"/>
    <w:rsid w:val="001B01A0"/>
    <w:rsid w:val="001B0F21"/>
    <w:rsid w:val="001B14DE"/>
    <w:rsid w:val="001B16EB"/>
    <w:rsid w:val="001B1A52"/>
    <w:rsid w:val="001B2096"/>
    <w:rsid w:val="001B23D9"/>
    <w:rsid w:val="001B2933"/>
    <w:rsid w:val="001B2CEA"/>
    <w:rsid w:val="001B3573"/>
    <w:rsid w:val="001B36AC"/>
    <w:rsid w:val="001B390F"/>
    <w:rsid w:val="001B56B9"/>
    <w:rsid w:val="001B5CC5"/>
    <w:rsid w:val="001B6ADE"/>
    <w:rsid w:val="001B6F20"/>
    <w:rsid w:val="001B7910"/>
    <w:rsid w:val="001B7DCD"/>
    <w:rsid w:val="001C02B5"/>
    <w:rsid w:val="001C0662"/>
    <w:rsid w:val="001C09B1"/>
    <w:rsid w:val="001C0B5E"/>
    <w:rsid w:val="001C1105"/>
    <w:rsid w:val="001C127B"/>
    <w:rsid w:val="001C15D6"/>
    <w:rsid w:val="001C19CF"/>
    <w:rsid w:val="001C2511"/>
    <w:rsid w:val="001C515E"/>
    <w:rsid w:val="001C51D7"/>
    <w:rsid w:val="001C572A"/>
    <w:rsid w:val="001C5935"/>
    <w:rsid w:val="001C5CB0"/>
    <w:rsid w:val="001C611B"/>
    <w:rsid w:val="001C626E"/>
    <w:rsid w:val="001C67E1"/>
    <w:rsid w:val="001C6D1B"/>
    <w:rsid w:val="001C7A57"/>
    <w:rsid w:val="001C7C88"/>
    <w:rsid w:val="001D0407"/>
    <w:rsid w:val="001D151D"/>
    <w:rsid w:val="001D1D3C"/>
    <w:rsid w:val="001D287F"/>
    <w:rsid w:val="001D2985"/>
    <w:rsid w:val="001D2DEA"/>
    <w:rsid w:val="001D39D3"/>
    <w:rsid w:val="001D3B39"/>
    <w:rsid w:val="001D43C0"/>
    <w:rsid w:val="001D4503"/>
    <w:rsid w:val="001D5315"/>
    <w:rsid w:val="001D5582"/>
    <w:rsid w:val="001D57DF"/>
    <w:rsid w:val="001D5C82"/>
    <w:rsid w:val="001D5DB6"/>
    <w:rsid w:val="001D6DDD"/>
    <w:rsid w:val="001D7091"/>
    <w:rsid w:val="001D7103"/>
    <w:rsid w:val="001D7347"/>
    <w:rsid w:val="001D7FB0"/>
    <w:rsid w:val="001E08C0"/>
    <w:rsid w:val="001E12FC"/>
    <w:rsid w:val="001E1D35"/>
    <w:rsid w:val="001E1EED"/>
    <w:rsid w:val="001E2DB3"/>
    <w:rsid w:val="001E341C"/>
    <w:rsid w:val="001E3568"/>
    <w:rsid w:val="001E3A81"/>
    <w:rsid w:val="001E41D6"/>
    <w:rsid w:val="001E4343"/>
    <w:rsid w:val="001E5FF8"/>
    <w:rsid w:val="001E6031"/>
    <w:rsid w:val="001E6403"/>
    <w:rsid w:val="001E69F7"/>
    <w:rsid w:val="001E7637"/>
    <w:rsid w:val="001F00C8"/>
    <w:rsid w:val="001F01F6"/>
    <w:rsid w:val="001F09DD"/>
    <w:rsid w:val="001F259F"/>
    <w:rsid w:val="001F30A1"/>
    <w:rsid w:val="001F3581"/>
    <w:rsid w:val="001F3CBA"/>
    <w:rsid w:val="001F4043"/>
    <w:rsid w:val="001F40C8"/>
    <w:rsid w:val="001F4BEA"/>
    <w:rsid w:val="001F57A7"/>
    <w:rsid w:val="001F5CB2"/>
    <w:rsid w:val="001F5E7E"/>
    <w:rsid w:val="001F629F"/>
    <w:rsid w:val="001F6786"/>
    <w:rsid w:val="001F7125"/>
    <w:rsid w:val="001F7C50"/>
    <w:rsid w:val="002006B2"/>
    <w:rsid w:val="00200CCA"/>
    <w:rsid w:val="00201547"/>
    <w:rsid w:val="00202581"/>
    <w:rsid w:val="00203823"/>
    <w:rsid w:val="002047C3"/>
    <w:rsid w:val="002056A9"/>
    <w:rsid w:val="002057CF"/>
    <w:rsid w:val="00205CAD"/>
    <w:rsid w:val="00206D34"/>
    <w:rsid w:val="00207DF7"/>
    <w:rsid w:val="002100FC"/>
    <w:rsid w:val="002103BD"/>
    <w:rsid w:val="00210C37"/>
    <w:rsid w:val="00211333"/>
    <w:rsid w:val="00212390"/>
    <w:rsid w:val="00212720"/>
    <w:rsid w:val="002128A9"/>
    <w:rsid w:val="002128DA"/>
    <w:rsid w:val="00213ABB"/>
    <w:rsid w:val="0021469E"/>
    <w:rsid w:val="00216267"/>
    <w:rsid w:val="0021642E"/>
    <w:rsid w:val="002165C9"/>
    <w:rsid w:val="00216ADF"/>
    <w:rsid w:val="002170EA"/>
    <w:rsid w:val="002204B0"/>
    <w:rsid w:val="00220528"/>
    <w:rsid w:val="002206C8"/>
    <w:rsid w:val="002206ED"/>
    <w:rsid w:val="00220A80"/>
    <w:rsid w:val="00220E3B"/>
    <w:rsid w:val="00220F47"/>
    <w:rsid w:val="002213C3"/>
    <w:rsid w:val="00221AB2"/>
    <w:rsid w:val="00223677"/>
    <w:rsid w:val="00223C8F"/>
    <w:rsid w:val="0022408D"/>
    <w:rsid w:val="0022466F"/>
    <w:rsid w:val="00224671"/>
    <w:rsid w:val="00224904"/>
    <w:rsid w:val="00224A30"/>
    <w:rsid w:val="002254E6"/>
    <w:rsid w:val="00225844"/>
    <w:rsid w:val="00225E6D"/>
    <w:rsid w:val="002264EA"/>
    <w:rsid w:val="00226A84"/>
    <w:rsid w:val="00226D92"/>
    <w:rsid w:val="00226E70"/>
    <w:rsid w:val="00227114"/>
    <w:rsid w:val="002272C5"/>
    <w:rsid w:val="00227368"/>
    <w:rsid w:val="00227407"/>
    <w:rsid w:val="00227511"/>
    <w:rsid w:val="00227A5A"/>
    <w:rsid w:val="0023018B"/>
    <w:rsid w:val="002303A0"/>
    <w:rsid w:val="002304BF"/>
    <w:rsid w:val="002317EF"/>
    <w:rsid w:val="0023243B"/>
    <w:rsid w:val="00232692"/>
    <w:rsid w:val="00232C24"/>
    <w:rsid w:val="00233097"/>
    <w:rsid w:val="00233398"/>
    <w:rsid w:val="002336B0"/>
    <w:rsid w:val="00233E01"/>
    <w:rsid w:val="00235265"/>
    <w:rsid w:val="0023557C"/>
    <w:rsid w:val="002359C0"/>
    <w:rsid w:val="00235C99"/>
    <w:rsid w:val="00235DD1"/>
    <w:rsid w:val="00236388"/>
    <w:rsid w:val="00236717"/>
    <w:rsid w:val="0023680D"/>
    <w:rsid w:val="002402D5"/>
    <w:rsid w:val="00240605"/>
    <w:rsid w:val="00240A84"/>
    <w:rsid w:val="00240AA2"/>
    <w:rsid w:val="00241542"/>
    <w:rsid w:val="00241C89"/>
    <w:rsid w:val="00241F7B"/>
    <w:rsid w:val="002423FF"/>
    <w:rsid w:val="002426C9"/>
    <w:rsid w:val="00242A02"/>
    <w:rsid w:val="00242F67"/>
    <w:rsid w:val="002435B8"/>
    <w:rsid w:val="002440C6"/>
    <w:rsid w:val="00244414"/>
    <w:rsid w:val="002445D7"/>
    <w:rsid w:val="0024520D"/>
    <w:rsid w:val="002455CA"/>
    <w:rsid w:val="00245652"/>
    <w:rsid w:val="00245CD2"/>
    <w:rsid w:val="00246303"/>
    <w:rsid w:val="00246472"/>
    <w:rsid w:val="00246DCB"/>
    <w:rsid w:val="00246DDF"/>
    <w:rsid w:val="00247240"/>
    <w:rsid w:val="00247826"/>
    <w:rsid w:val="00247F76"/>
    <w:rsid w:val="00250E81"/>
    <w:rsid w:val="002510A6"/>
    <w:rsid w:val="00251E93"/>
    <w:rsid w:val="00254941"/>
    <w:rsid w:val="00254970"/>
    <w:rsid w:val="0025519E"/>
    <w:rsid w:val="002551A0"/>
    <w:rsid w:val="002556DA"/>
    <w:rsid w:val="002563DF"/>
    <w:rsid w:val="00256816"/>
    <w:rsid w:val="00256B4A"/>
    <w:rsid w:val="002577D8"/>
    <w:rsid w:val="00260839"/>
    <w:rsid w:val="00260A97"/>
    <w:rsid w:val="00261752"/>
    <w:rsid w:val="00261ACE"/>
    <w:rsid w:val="00261D70"/>
    <w:rsid w:val="00262C1D"/>
    <w:rsid w:val="0026367B"/>
    <w:rsid w:val="00264C33"/>
    <w:rsid w:val="00264DF2"/>
    <w:rsid w:val="00265166"/>
    <w:rsid w:val="00265721"/>
    <w:rsid w:val="00265A82"/>
    <w:rsid w:val="00265A83"/>
    <w:rsid w:val="0026633E"/>
    <w:rsid w:val="00267AB2"/>
    <w:rsid w:val="00267BE8"/>
    <w:rsid w:val="002708A1"/>
    <w:rsid w:val="0027143C"/>
    <w:rsid w:val="002714AB"/>
    <w:rsid w:val="00272202"/>
    <w:rsid w:val="0027285B"/>
    <w:rsid w:val="00272D97"/>
    <w:rsid w:val="00273343"/>
    <w:rsid w:val="002733A1"/>
    <w:rsid w:val="00273918"/>
    <w:rsid w:val="00273BEB"/>
    <w:rsid w:val="002743BD"/>
    <w:rsid w:val="00274626"/>
    <w:rsid w:val="00274893"/>
    <w:rsid w:val="00274987"/>
    <w:rsid w:val="00274B9C"/>
    <w:rsid w:val="002755A3"/>
    <w:rsid w:val="0027567E"/>
    <w:rsid w:val="00275D84"/>
    <w:rsid w:val="00276438"/>
    <w:rsid w:val="0027701C"/>
    <w:rsid w:val="002770A9"/>
    <w:rsid w:val="002772F7"/>
    <w:rsid w:val="002779BB"/>
    <w:rsid w:val="00277A87"/>
    <w:rsid w:val="00277BAC"/>
    <w:rsid w:val="00277C61"/>
    <w:rsid w:val="00281735"/>
    <w:rsid w:val="0028253C"/>
    <w:rsid w:val="00282770"/>
    <w:rsid w:val="00282B30"/>
    <w:rsid w:val="00282BF9"/>
    <w:rsid w:val="00282D8A"/>
    <w:rsid w:val="0028328E"/>
    <w:rsid w:val="00283993"/>
    <w:rsid w:val="002839DF"/>
    <w:rsid w:val="00283D39"/>
    <w:rsid w:val="00285425"/>
    <w:rsid w:val="00285797"/>
    <w:rsid w:val="00285A48"/>
    <w:rsid w:val="00285CA6"/>
    <w:rsid w:val="00285D56"/>
    <w:rsid w:val="00286500"/>
    <w:rsid w:val="00286865"/>
    <w:rsid w:val="002869FE"/>
    <w:rsid w:val="00286C0D"/>
    <w:rsid w:val="00287937"/>
    <w:rsid w:val="00287A99"/>
    <w:rsid w:val="00290738"/>
    <w:rsid w:val="002910F2"/>
    <w:rsid w:val="0029127A"/>
    <w:rsid w:val="002912F0"/>
    <w:rsid w:val="002919AC"/>
    <w:rsid w:val="0029258A"/>
    <w:rsid w:val="00293199"/>
    <w:rsid w:val="0029334F"/>
    <w:rsid w:val="00293B06"/>
    <w:rsid w:val="00294855"/>
    <w:rsid w:val="00296364"/>
    <w:rsid w:val="00297BF2"/>
    <w:rsid w:val="00297F07"/>
    <w:rsid w:val="002A0491"/>
    <w:rsid w:val="002A07D1"/>
    <w:rsid w:val="002A0CEA"/>
    <w:rsid w:val="002A2F50"/>
    <w:rsid w:val="002A2FA5"/>
    <w:rsid w:val="002A315A"/>
    <w:rsid w:val="002A41C1"/>
    <w:rsid w:val="002A424C"/>
    <w:rsid w:val="002A459E"/>
    <w:rsid w:val="002A4FB3"/>
    <w:rsid w:val="002A6659"/>
    <w:rsid w:val="002A68F2"/>
    <w:rsid w:val="002A6F04"/>
    <w:rsid w:val="002A71F9"/>
    <w:rsid w:val="002A74C6"/>
    <w:rsid w:val="002A774E"/>
    <w:rsid w:val="002A7EE0"/>
    <w:rsid w:val="002A7F35"/>
    <w:rsid w:val="002B05F4"/>
    <w:rsid w:val="002B06D1"/>
    <w:rsid w:val="002B1304"/>
    <w:rsid w:val="002B15CB"/>
    <w:rsid w:val="002B1607"/>
    <w:rsid w:val="002B227A"/>
    <w:rsid w:val="002B22A6"/>
    <w:rsid w:val="002B2985"/>
    <w:rsid w:val="002B2AC8"/>
    <w:rsid w:val="002B2FFD"/>
    <w:rsid w:val="002B5096"/>
    <w:rsid w:val="002B52C0"/>
    <w:rsid w:val="002B542C"/>
    <w:rsid w:val="002B5F2B"/>
    <w:rsid w:val="002B6BD4"/>
    <w:rsid w:val="002B6C55"/>
    <w:rsid w:val="002B6DC0"/>
    <w:rsid w:val="002B71F9"/>
    <w:rsid w:val="002B726C"/>
    <w:rsid w:val="002B7338"/>
    <w:rsid w:val="002B7BA1"/>
    <w:rsid w:val="002C078A"/>
    <w:rsid w:val="002C1FB7"/>
    <w:rsid w:val="002C223E"/>
    <w:rsid w:val="002C22F1"/>
    <w:rsid w:val="002C2978"/>
    <w:rsid w:val="002C2AC7"/>
    <w:rsid w:val="002C2E32"/>
    <w:rsid w:val="002C2FC3"/>
    <w:rsid w:val="002C3B4A"/>
    <w:rsid w:val="002C453D"/>
    <w:rsid w:val="002C4761"/>
    <w:rsid w:val="002C4DE9"/>
    <w:rsid w:val="002C4F07"/>
    <w:rsid w:val="002C59A3"/>
    <w:rsid w:val="002C5B4E"/>
    <w:rsid w:val="002C5E52"/>
    <w:rsid w:val="002C640C"/>
    <w:rsid w:val="002C697F"/>
    <w:rsid w:val="002C7323"/>
    <w:rsid w:val="002C7611"/>
    <w:rsid w:val="002C77DF"/>
    <w:rsid w:val="002D1710"/>
    <w:rsid w:val="002D1B23"/>
    <w:rsid w:val="002D1B6B"/>
    <w:rsid w:val="002D1F22"/>
    <w:rsid w:val="002D2343"/>
    <w:rsid w:val="002D27C4"/>
    <w:rsid w:val="002D2B7C"/>
    <w:rsid w:val="002D2CE5"/>
    <w:rsid w:val="002D2E01"/>
    <w:rsid w:val="002D30E4"/>
    <w:rsid w:val="002D3CBF"/>
    <w:rsid w:val="002D40FE"/>
    <w:rsid w:val="002D4157"/>
    <w:rsid w:val="002D534D"/>
    <w:rsid w:val="002D5BAD"/>
    <w:rsid w:val="002D5E52"/>
    <w:rsid w:val="002D5FB0"/>
    <w:rsid w:val="002D70FE"/>
    <w:rsid w:val="002D723F"/>
    <w:rsid w:val="002D759F"/>
    <w:rsid w:val="002D76D0"/>
    <w:rsid w:val="002E049A"/>
    <w:rsid w:val="002E0808"/>
    <w:rsid w:val="002E0914"/>
    <w:rsid w:val="002E0D7E"/>
    <w:rsid w:val="002E1944"/>
    <w:rsid w:val="002E1E92"/>
    <w:rsid w:val="002E1F69"/>
    <w:rsid w:val="002E218A"/>
    <w:rsid w:val="002E244D"/>
    <w:rsid w:val="002E26A2"/>
    <w:rsid w:val="002E3DB8"/>
    <w:rsid w:val="002E3DE7"/>
    <w:rsid w:val="002E3F83"/>
    <w:rsid w:val="002E4220"/>
    <w:rsid w:val="002E47FF"/>
    <w:rsid w:val="002E4988"/>
    <w:rsid w:val="002E4E92"/>
    <w:rsid w:val="002E5599"/>
    <w:rsid w:val="002E5905"/>
    <w:rsid w:val="002E6766"/>
    <w:rsid w:val="002E6AAC"/>
    <w:rsid w:val="002E6B4A"/>
    <w:rsid w:val="002E6F24"/>
    <w:rsid w:val="002E7766"/>
    <w:rsid w:val="002E789A"/>
    <w:rsid w:val="002E7C81"/>
    <w:rsid w:val="002F06DE"/>
    <w:rsid w:val="002F079D"/>
    <w:rsid w:val="002F0C3A"/>
    <w:rsid w:val="002F1179"/>
    <w:rsid w:val="002F16E2"/>
    <w:rsid w:val="002F17E4"/>
    <w:rsid w:val="002F183C"/>
    <w:rsid w:val="002F2EFF"/>
    <w:rsid w:val="002F3502"/>
    <w:rsid w:val="002F48C1"/>
    <w:rsid w:val="002F4B8B"/>
    <w:rsid w:val="002F57E9"/>
    <w:rsid w:val="002F5F5A"/>
    <w:rsid w:val="002F62FD"/>
    <w:rsid w:val="002F6AD6"/>
    <w:rsid w:val="002F6B53"/>
    <w:rsid w:val="002F6CD0"/>
    <w:rsid w:val="002F729A"/>
    <w:rsid w:val="002F7A7C"/>
    <w:rsid w:val="002F7B9E"/>
    <w:rsid w:val="00300232"/>
    <w:rsid w:val="0030145F"/>
    <w:rsid w:val="003017C4"/>
    <w:rsid w:val="00301FE5"/>
    <w:rsid w:val="003026A0"/>
    <w:rsid w:val="003027A1"/>
    <w:rsid w:val="00302CE9"/>
    <w:rsid w:val="00302DA7"/>
    <w:rsid w:val="00302F00"/>
    <w:rsid w:val="00303249"/>
    <w:rsid w:val="003035E5"/>
    <w:rsid w:val="00303FEA"/>
    <w:rsid w:val="00304070"/>
    <w:rsid w:val="003048B8"/>
    <w:rsid w:val="00304C78"/>
    <w:rsid w:val="00304D22"/>
    <w:rsid w:val="0030588D"/>
    <w:rsid w:val="00305BB5"/>
    <w:rsid w:val="003062DD"/>
    <w:rsid w:val="0030634B"/>
    <w:rsid w:val="003067C7"/>
    <w:rsid w:val="00307F32"/>
    <w:rsid w:val="00310855"/>
    <w:rsid w:val="00310D23"/>
    <w:rsid w:val="00311035"/>
    <w:rsid w:val="00311667"/>
    <w:rsid w:val="00311A6D"/>
    <w:rsid w:val="00311D64"/>
    <w:rsid w:val="003121E4"/>
    <w:rsid w:val="0031274A"/>
    <w:rsid w:val="00312BD3"/>
    <w:rsid w:val="00312C6C"/>
    <w:rsid w:val="00312EDD"/>
    <w:rsid w:val="00313063"/>
    <w:rsid w:val="003130DA"/>
    <w:rsid w:val="003133DC"/>
    <w:rsid w:val="00313D9A"/>
    <w:rsid w:val="00313FA3"/>
    <w:rsid w:val="003142DA"/>
    <w:rsid w:val="003150FE"/>
    <w:rsid w:val="003157A8"/>
    <w:rsid w:val="003159D7"/>
    <w:rsid w:val="00315B2A"/>
    <w:rsid w:val="00315ED7"/>
    <w:rsid w:val="00315F7F"/>
    <w:rsid w:val="0031669C"/>
    <w:rsid w:val="0031682C"/>
    <w:rsid w:val="003173E0"/>
    <w:rsid w:val="003175C5"/>
    <w:rsid w:val="00317EDE"/>
    <w:rsid w:val="0032025A"/>
    <w:rsid w:val="00320A35"/>
    <w:rsid w:val="00320AE7"/>
    <w:rsid w:val="003213CF"/>
    <w:rsid w:val="00321EF1"/>
    <w:rsid w:val="00322CCA"/>
    <w:rsid w:val="00323448"/>
    <w:rsid w:val="003246C1"/>
    <w:rsid w:val="00324C65"/>
    <w:rsid w:val="003251D5"/>
    <w:rsid w:val="00325B08"/>
    <w:rsid w:val="00326901"/>
    <w:rsid w:val="00326B7A"/>
    <w:rsid w:val="003276BC"/>
    <w:rsid w:val="00327791"/>
    <w:rsid w:val="003301C0"/>
    <w:rsid w:val="003301C5"/>
    <w:rsid w:val="00330CEF"/>
    <w:rsid w:val="00330E9A"/>
    <w:rsid w:val="00331CE4"/>
    <w:rsid w:val="00332693"/>
    <w:rsid w:val="003328E0"/>
    <w:rsid w:val="003330BE"/>
    <w:rsid w:val="003335EB"/>
    <w:rsid w:val="003337F2"/>
    <w:rsid w:val="00333C6B"/>
    <w:rsid w:val="00333D3C"/>
    <w:rsid w:val="00333ECC"/>
    <w:rsid w:val="00334ECF"/>
    <w:rsid w:val="00335E3C"/>
    <w:rsid w:val="00335EB5"/>
    <w:rsid w:val="00336233"/>
    <w:rsid w:val="0033668D"/>
    <w:rsid w:val="00336C0D"/>
    <w:rsid w:val="00336DE7"/>
    <w:rsid w:val="0034046F"/>
    <w:rsid w:val="00340CEF"/>
    <w:rsid w:val="0034131F"/>
    <w:rsid w:val="00341604"/>
    <w:rsid w:val="0034181B"/>
    <w:rsid w:val="00342FDD"/>
    <w:rsid w:val="00343544"/>
    <w:rsid w:val="00343B54"/>
    <w:rsid w:val="00343B68"/>
    <w:rsid w:val="0034484F"/>
    <w:rsid w:val="003453D9"/>
    <w:rsid w:val="00346965"/>
    <w:rsid w:val="003469BE"/>
    <w:rsid w:val="003471EE"/>
    <w:rsid w:val="003472E4"/>
    <w:rsid w:val="003474AC"/>
    <w:rsid w:val="0034765E"/>
    <w:rsid w:val="003478E3"/>
    <w:rsid w:val="00347AB3"/>
    <w:rsid w:val="00347B8A"/>
    <w:rsid w:val="00351151"/>
    <w:rsid w:val="00351796"/>
    <w:rsid w:val="00351BE8"/>
    <w:rsid w:val="0035258D"/>
    <w:rsid w:val="003532B3"/>
    <w:rsid w:val="00353B2D"/>
    <w:rsid w:val="003544C7"/>
    <w:rsid w:val="003547CC"/>
    <w:rsid w:val="00354D28"/>
    <w:rsid w:val="00355085"/>
    <w:rsid w:val="003556F9"/>
    <w:rsid w:val="00355BE1"/>
    <w:rsid w:val="0035637B"/>
    <w:rsid w:val="00356570"/>
    <w:rsid w:val="003569BD"/>
    <w:rsid w:val="003571B6"/>
    <w:rsid w:val="003577F8"/>
    <w:rsid w:val="003600A3"/>
    <w:rsid w:val="003604E5"/>
    <w:rsid w:val="00360E38"/>
    <w:rsid w:val="00360EA3"/>
    <w:rsid w:val="003610A4"/>
    <w:rsid w:val="0036113C"/>
    <w:rsid w:val="00361148"/>
    <w:rsid w:val="00361606"/>
    <w:rsid w:val="0036169D"/>
    <w:rsid w:val="00362129"/>
    <w:rsid w:val="00362346"/>
    <w:rsid w:val="00362AF6"/>
    <w:rsid w:val="00363235"/>
    <w:rsid w:val="0036351A"/>
    <w:rsid w:val="00363C69"/>
    <w:rsid w:val="00363E46"/>
    <w:rsid w:val="003656CA"/>
    <w:rsid w:val="00365DA1"/>
    <w:rsid w:val="00365F70"/>
    <w:rsid w:val="003660D7"/>
    <w:rsid w:val="00366F4C"/>
    <w:rsid w:val="00366F6B"/>
    <w:rsid w:val="003673AB"/>
    <w:rsid w:val="00367A13"/>
    <w:rsid w:val="0037033C"/>
    <w:rsid w:val="00370760"/>
    <w:rsid w:val="003720B3"/>
    <w:rsid w:val="003736BB"/>
    <w:rsid w:val="00373C04"/>
    <w:rsid w:val="003743EE"/>
    <w:rsid w:val="003747C4"/>
    <w:rsid w:val="00374910"/>
    <w:rsid w:val="00374CBC"/>
    <w:rsid w:val="0037544E"/>
    <w:rsid w:val="00375503"/>
    <w:rsid w:val="003764C3"/>
    <w:rsid w:val="0037719B"/>
    <w:rsid w:val="0037726D"/>
    <w:rsid w:val="003775F7"/>
    <w:rsid w:val="00381058"/>
    <w:rsid w:val="003813F5"/>
    <w:rsid w:val="00381A37"/>
    <w:rsid w:val="00381E1F"/>
    <w:rsid w:val="003827BC"/>
    <w:rsid w:val="00382D17"/>
    <w:rsid w:val="00382EBC"/>
    <w:rsid w:val="003831B6"/>
    <w:rsid w:val="0038326E"/>
    <w:rsid w:val="003836ED"/>
    <w:rsid w:val="00383D71"/>
    <w:rsid w:val="00383E7B"/>
    <w:rsid w:val="003840C2"/>
    <w:rsid w:val="0038435C"/>
    <w:rsid w:val="00384D98"/>
    <w:rsid w:val="00386AD5"/>
    <w:rsid w:val="00387173"/>
    <w:rsid w:val="003877C7"/>
    <w:rsid w:val="0039084B"/>
    <w:rsid w:val="00390A13"/>
    <w:rsid w:val="00390A66"/>
    <w:rsid w:val="003913E0"/>
    <w:rsid w:val="003917DD"/>
    <w:rsid w:val="003918B9"/>
    <w:rsid w:val="00391E24"/>
    <w:rsid w:val="003923F3"/>
    <w:rsid w:val="003929C7"/>
    <w:rsid w:val="00392F1B"/>
    <w:rsid w:val="00393C80"/>
    <w:rsid w:val="00393DF9"/>
    <w:rsid w:val="003943DE"/>
    <w:rsid w:val="003945EA"/>
    <w:rsid w:val="00394AC0"/>
    <w:rsid w:val="00395406"/>
    <w:rsid w:val="00395849"/>
    <w:rsid w:val="00395D95"/>
    <w:rsid w:val="00396A95"/>
    <w:rsid w:val="00397470"/>
    <w:rsid w:val="00397518"/>
    <w:rsid w:val="003A022A"/>
    <w:rsid w:val="003A040D"/>
    <w:rsid w:val="003A0A1C"/>
    <w:rsid w:val="003A0ADE"/>
    <w:rsid w:val="003A0C95"/>
    <w:rsid w:val="003A0E0F"/>
    <w:rsid w:val="003A0E59"/>
    <w:rsid w:val="003A13C5"/>
    <w:rsid w:val="003A174F"/>
    <w:rsid w:val="003A1932"/>
    <w:rsid w:val="003A1FB6"/>
    <w:rsid w:val="003A2290"/>
    <w:rsid w:val="003A3401"/>
    <w:rsid w:val="003A34BA"/>
    <w:rsid w:val="003A3E13"/>
    <w:rsid w:val="003A420D"/>
    <w:rsid w:val="003A50D8"/>
    <w:rsid w:val="003A560C"/>
    <w:rsid w:val="003A5674"/>
    <w:rsid w:val="003A5BB5"/>
    <w:rsid w:val="003A6A8A"/>
    <w:rsid w:val="003A6DE7"/>
    <w:rsid w:val="003A7237"/>
    <w:rsid w:val="003A7298"/>
    <w:rsid w:val="003A79FF"/>
    <w:rsid w:val="003A7AB0"/>
    <w:rsid w:val="003A7F6C"/>
    <w:rsid w:val="003B0B7B"/>
    <w:rsid w:val="003B11A9"/>
    <w:rsid w:val="003B183F"/>
    <w:rsid w:val="003B18E8"/>
    <w:rsid w:val="003B197F"/>
    <w:rsid w:val="003B1CC3"/>
    <w:rsid w:val="003B2406"/>
    <w:rsid w:val="003B24A8"/>
    <w:rsid w:val="003B2AA8"/>
    <w:rsid w:val="003B3326"/>
    <w:rsid w:val="003B3657"/>
    <w:rsid w:val="003B3CBA"/>
    <w:rsid w:val="003B486C"/>
    <w:rsid w:val="003B4AB0"/>
    <w:rsid w:val="003B4E58"/>
    <w:rsid w:val="003B5F63"/>
    <w:rsid w:val="003B7534"/>
    <w:rsid w:val="003B7FE5"/>
    <w:rsid w:val="003C010E"/>
    <w:rsid w:val="003C0699"/>
    <w:rsid w:val="003C0CDA"/>
    <w:rsid w:val="003C0F13"/>
    <w:rsid w:val="003C1041"/>
    <w:rsid w:val="003C13BB"/>
    <w:rsid w:val="003C16AC"/>
    <w:rsid w:val="003C2078"/>
    <w:rsid w:val="003C272A"/>
    <w:rsid w:val="003C2805"/>
    <w:rsid w:val="003C2E57"/>
    <w:rsid w:val="003C35F3"/>
    <w:rsid w:val="003C36F3"/>
    <w:rsid w:val="003C3AF6"/>
    <w:rsid w:val="003C3F13"/>
    <w:rsid w:val="003C491D"/>
    <w:rsid w:val="003C5D3D"/>
    <w:rsid w:val="003C5FD2"/>
    <w:rsid w:val="003C65CD"/>
    <w:rsid w:val="003C7421"/>
    <w:rsid w:val="003C75FA"/>
    <w:rsid w:val="003C7CBF"/>
    <w:rsid w:val="003C7FD0"/>
    <w:rsid w:val="003D056F"/>
    <w:rsid w:val="003D0B11"/>
    <w:rsid w:val="003D107A"/>
    <w:rsid w:val="003D14CC"/>
    <w:rsid w:val="003D28D2"/>
    <w:rsid w:val="003D304C"/>
    <w:rsid w:val="003D3CD8"/>
    <w:rsid w:val="003D48C9"/>
    <w:rsid w:val="003D5AF1"/>
    <w:rsid w:val="003D5C0E"/>
    <w:rsid w:val="003D5DA5"/>
    <w:rsid w:val="003D5F6C"/>
    <w:rsid w:val="003D6519"/>
    <w:rsid w:val="003D695D"/>
    <w:rsid w:val="003D7836"/>
    <w:rsid w:val="003D7B3F"/>
    <w:rsid w:val="003D7C4A"/>
    <w:rsid w:val="003E0245"/>
    <w:rsid w:val="003E1017"/>
    <w:rsid w:val="003E152A"/>
    <w:rsid w:val="003E1881"/>
    <w:rsid w:val="003E18A8"/>
    <w:rsid w:val="003E2828"/>
    <w:rsid w:val="003E3BC6"/>
    <w:rsid w:val="003E3C7D"/>
    <w:rsid w:val="003E3F87"/>
    <w:rsid w:val="003E40F4"/>
    <w:rsid w:val="003E4441"/>
    <w:rsid w:val="003E46EE"/>
    <w:rsid w:val="003E4AD8"/>
    <w:rsid w:val="003E4C3C"/>
    <w:rsid w:val="003E4CBD"/>
    <w:rsid w:val="003E53C5"/>
    <w:rsid w:val="003E587C"/>
    <w:rsid w:val="003E5D65"/>
    <w:rsid w:val="003E6094"/>
    <w:rsid w:val="003E6BD0"/>
    <w:rsid w:val="003F0149"/>
    <w:rsid w:val="003F04AE"/>
    <w:rsid w:val="003F04E3"/>
    <w:rsid w:val="003F0509"/>
    <w:rsid w:val="003F0B9E"/>
    <w:rsid w:val="003F0BF5"/>
    <w:rsid w:val="003F1587"/>
    <w:rsid w:val="003F1821"/>
    <w:rsid w:val="003F33CC"/>
    <w:rsid w:val="003F3464"/>
    <w:rsid w:val="003F4B5A"/>
    <w:rsid w:val="003F4D35"/>
    <w:rsid w:val="003F52B6"/>
    <w:rsid w:val="003F59CA"/>
    <w:rsid w:val="003F676F"/>
    <w:rsid w:val="003F72E7"/>
    <w:rsid w:val="003F75FD"/>
    <w:rsid w:val="003F774C"/>
    <w:rsid w:val="003F7795"/>
    <w:rsid w:val="003F7A66"/>
    <w:rsid w:val="0040046C"/>
    <w:rsid w:val="00400609"/>
    <w:rsid w:val="004008B2"/>
    <w:rsid w:val="00400BB2"/>
    <w:rsid w:val="004010AC"/>
    <w:rsid w:val="0040173E"/>
    <w:rsid w:val="004022C9"/>
    <w:rsid w:val="00402382"/>
    <w:rsid w:val="00402D06"/>
    <w:rsid w:val="00402E8A"/>
    <w:rsid w:val="00403408"/>
    <w:rsid w:val="0040355A"/>
    <w:rsid w:val="004037C6"/>
    <w:rsid w:val="0040399F"/>
    <w:rsid w:val="00403D68"/>
    <w:rsid w:val="00403E28"/>
    <w:rsid w:val="004043F8"/>
    <w:rsid w:val="004044E8"/>
    <w:rsid w:val="0040455B"/>
    <w:rsid w:val="004047C0"/>
    <w:rsid w:val="004049FB"/>
    <w:rsid w:val="00404C6B"/>
    <w:rsid w:val="0040506F"/>
    <w:rsid w:val="00406F81"/>
    <w:rsid w:val="00407019"/>
    <w:rsid w:val="00407243"/>
    <w:rsid w:val="00407B07"/>
    <w:rsid w:val="00410162"/>
    <w:rsid w:val="00410B15"/>
    <w:rsid w:val="00410CF6"/>
    <w:rsid w:val="004111B4"/>
    <w:rsid w:val="004112F2"/>
    <w:rsid w:val="004113FE"/>
    <w:rsid w:val="00411839"/>
    <w:rsid w:val="00411BFE"/>
    <w:rsid w:val="00411CF5"/>
    <w:rsid w:val="00411EC1"/>
    <w:rsid w:val="004128A7"/>
    <w:rsid w:val="0041299C"/>
    <w:rsid w:val="00412A36"/>
    <w:rsid w:val="004136E3"/>
    <w:rsid w:val="00413DA4"/>
    <w:rsid w:val="00413F2D"/>
    <w:rsid w:val="0041464B"/>
    <w:rsid w:val="0041481B"/>
    <w:rsid w:val="004151D9"/>
    <w:rsid w:val="00415203"/>
    <w:rsid w:val="0041533A"/>
    <w:rsid w:val="0041596D"/>
    <w:rsid w:val="00417B7E"/>
    <w:rsid w:val="00417CA7"/>
    <w:rsid w:val="00417E11"/>
    <w:rsid w:val="00417F25"/>
    <w:rsid w:val="00417F26"/>
    <w:rsid w:val="00420204"/>
    <w:rsid w:val="00420453"/>
    <w:rsid w:val="004205AF"/>
    <w:rsid w:val="00420A79"/>
    <w:rsid w:val="0042195D"/>
    <w:rsid w:val="00421DF7"/>
    <w:rsid w:val="00421E0B"/>
    <w:rsid w:val="00422D2A"/>
    <w:rsid w:val="00422EC4"/>
    <w:rsid w:val="00423A02"/>
    <w:rsid w:val="004240E5"/>
    <w:rsid w:val="004241B2"/>
    <w:rsid w:val="004248A4"/>
    <w:rsid w:val="00425B70"/>
    <w:rsid w:val="00425CB1"/>
    <w:rsid w:val="004262AE"/>
    <w:rsid w:val="00426414"/>
    <w:rsid w:val="00426444"/>
    <w:rsid w:val="004268F0"/>
    <w:rsid w:val="0042700E"/>
    <w:rsid w:val="004271F0"/>
    <w:rsid w:val="004274BD"/>
    <w:rsid w:val="00427B55"/>
    <w:rsid w:val="0043139D"/>
    <w:rsid w:val="00431720"/>
    <w:rsid w:val="0043193E"/>
    <w:rsid w:val="00432389"/>
    <w:rsid w:val="004325BF"/>
    <w:rsid w:val="00432761"/>
    <w:rsid w:val="004327B0"/>
    <w:rsid w:val="00432E72"/>
    <w:rsid w:val="00433700"/>
    <w:rsid w:val="00433A5B"/>
    <w:rsid w:val="00433B14"/>
    <w:rsid w:val="0043422E"/>
    <w:rsid w:val="00434A59"/>
    <w:rsid w:val="00436BA0"/>
    <w:rsid w:val="0043719A"/>
    <w:rsid w:val="00437645"/>
    <w:rsid w:val="00437F2B"/>
    <w:rsid w:val="004400E1"/>
    <w:rsid w:val="00440CAC"/>
    <w:rsid w:val="00440DA4"/>
    <w:rsid w:val="00440DC3"/>
    <w:rsid w:val="0044140E"/>
    <w:rsid w:val="0044163C"/>
    <w:rsid w:val="004416B6"/>
    <w:rsid w:val="00442BF3"/>
    <w:rsid w:val="00443C23"/>
    <w:rsid w:val="0044440A"/>
    <w:rsid w:val="004444F7"/>
    <w:rsid w:val="0044450D"/>
    <w:rsid w:val="004445E2"/>
    <w:rsid w:val="00444840"/>
    <w:rsid w:val="0044498D"/>
    <w:rsid w:val="00445217"/>
    <w:rsid w:val="00445331"/>
    <w:rsid w:val="00445514"/>
    <w:rsid w:val="00445950"/>
    <w:rsid w:val="0044647C"/>
    <w:rsid w:val="00446F80"/>
    <w:rsid w:val="0044715B"/>
    <w:rsid w:val="00447DD0"/>
    <w:rsid w:val="00447E0E"/>
    <w:rsid w:val="00450024"/>
    <w:rsid w:val="004502B5"/>
    <w:rsid w:val="004503A3"/>
    <w:rsid w:val="00450BFC"/>
    <w:rsid w:val="00450CD0"/>
    <w:rsid w:val="00450EB0"/>
    <w:rsid w:val="004519C0"/>
    <w:rsid w:val="00452FD2"/>
    <w:rsid w:val="00453529"/>
    <w:rsid w:val="004542B6"/>
    <w:rsid w:val="004548C8"/>
    <w:rsid w:val="00455140"/>
    <w:rsid w:val="004556FE"/>
    <w:rsid w:val="00456621"/>
    <w:rsid w:val="0045729E"/>
    <w:rsid w:val="00457BA3"/>
    <w:rsid w:val="00457F6D"/>
    <w:rsid w:val="004609DA"/>
    <w:rsid w:val="004618FF"/>
    <w:rsid w:val="00461E20"/>
    <w:rsid w:val="00462315"/>
    <w:rsid w:val="00463092"/>
    <w:rsid w:val="00464AD4"/>
    <w:rsid w:val="004653B5"/>
    <w:rsid w:val="004657A2"/>
    <w:rsid w:val="004657B4"/>
    <w:rsid w:val="00465946"/>
    <w:rsid w:val="00465A09"/>
    <w:rsid w:val="0046659E"/>
    <w:rsid w:val="004669F7"/>
    <w:rsid w:val="00466B56"/>
    <w:rsid w:val="00466BF1"/>
    <w:rsid w:val="00467661"/>
    <w:rsid w:val="00467B48"/>
    <w:rsid w:val="00467F0E"/>
    <w:rsid w:val="00470829"/>
    <w:rsid w:val="00471042"/>
    <w:rsid w:val="00471777"/>
    <w:rsid w:val="004719F1"/>
    <w:rsid w:val="00471A06"/>
    <w:rsid w:val="00472383"/>
    <w:rsid w:val="0047241F"/>
    <w:rsid w:val="004726EC"/>
    <w:rsid w:val="00472C42"/>
    <w:rsid w:val="00473509"/>
    <w:rsid w:val="00474064"/>
    <w:rsid w:val="00474493"/>
    <w:rsid w:val="00475B1F"/>
    <w:rsid w:val="0047659B"/>
    <w:rsid w:val="00476979"/>
    <w:rsid w:val="00476C2C"/>
    <w:rsid w:val="004770DB"/>
    <w:rsid w:val="004778CD"/>
    <w:rsid w:val="004778E9"/>
    <w:rsid w:val="00477A2D"/>
    <w:rsid w:val="004804AD"/>
    <w:rsid w:val="00480EBD"/>
    <w:rsid w:val="004810BE"/>
    <w:rsid w:val="0048118C"/>
    <w:rsid w:val="004827DB"/>
    <w:rsid w:val="0048293A"/>
    <w:rsid w:val="0048363C"/>
    <w:rsid w:val="00484141"/>
    <w:rsid w:val="00484766"/>
    <w:rsid w:val="00484D27"/>
    <w:rsid w:val="004851FB"/>
    <w:rsid w:val="0048570B"/>
    <w:rsid w:val="00485BF1"/>
    <w:rsid w:val="00486752"/>
    <w:rsid w:val="004908B2"/>
    <w:rsid w:val="0049161E"/>
    <w:rsid w:val="00492139"/>
    <w:rsid w:val="004928DB"/>
    <w:rsid w:val="0049389D"/>
    <w:rsid w:val="00493EAD"/>
    <w:rsid w:val="00494DDE"/>
    <w:rsid w:val="004955E0"/>
    <w:rsid w:val="004955E2"/>
    <w:rsid w:val="00496565"/>
    <w:rsid w:val="00496AB2"/>
    <w:rsid w:val="00496EB8"/>
    <w:rsid w:val="004970D2"/>
    <w:rsid w:val="004972F9"/>
    <w:rsid w:val="00497D5C"/>
    <w:rsid w:val="00497FF6"/>
    <w:rsid w:val="004A0388"/>
    <w:rsid w:val="004A1396"/>
    <w:rsid w:val="004A2548"/>
    <w:rsid w:val="004A2758"/>
    <w:rsid w:val="004A2DB0"/>
    <w:rsid w:val="004A2F32"/>
    <w:rsid w:val="004A3289"/>
    <w:rsid w:val="004A3690"/>
    <w:rsid w:val="004A3E41"/>
    <w:rsid w:val="004A49B1"/>
    <w:rsid w:val="004A4F16"/>
    <w:rsid w:val="004A4F61"/>
    <w:rsid w:val="004A5C05"/>
    <w:rsid w:val="004A686D"/>
    <w:rsid w:val="004A76AF"/>
    <w:rsid w:val="004A76EC"/>
    <w:rsid w:val="004B05F8"/>
    <w:rsid w:val="004B096E"/>
    <w:rsid w:val="004B110A"/>
    <w:rsid w:val="004B135A"/>
    <w:rsid w:val="004B1B5B"/>
    <w:rsid w:val="004B2215"/>
    <w:rsid w:val="004B2D48"/>
    <w:rsid w:val="004B38DE"/>
    <w:rsid w:val="004B3E9B"/>
    <w:rsid w:val="004B3EA3"/>
    <w:rsid w:val="004B414D"/>
    <w:rsid w:val="004B47DD"/>
    <w:rsid w:val="004B5108"/>
    <w:rsid w:val="004B55D7"/>
    <w:rsid w:val="004B5803"/>
    <w:rsid w:val="004B5F20"/>
    <w:rsid w:val="004B6668"/>
    <w:rsid w:val="004B66ED"/>
    <w:rsid w:val="004B6B16"/>
    <w:rsid w:val="004B6F33"/>
    <w:rsid w:val="004B747B"/>
    <w:rsid w:val="004B77D6"/>
    <w:rsid w:val="004B7914"/>
    <w:rsid w:val="004C02CE"/>
    <w:rsid w:val="004C058F"/>
    <w:rsid w:val="004C1019"/>
    <w:rsid w:val="004C11E4"/>
    <w:rsid w:val="004C1709"/>
    <w:rsid w:val="004C172D"/>
    <w:rsid w:val="004C208D"/>
    <w:rsid w:val="004C227D"/>
    <w:rsid w:val="004C2412"/>
    <w:rsid w:val="004C26B8"/>
    <w:rsid w:val="004C2D60"/>
    <w:rsid w:val="004C34F2"/>
    <w:rsid w:val="004C3D0F"/>
    <w:rsid w:val="004C4468"/>
    <w:rsid w:val="004C58D7"/>
    <w:rsid w:val="004C59F8"/>
    <w:rsid w:val="004C612C"/>
    <w:rsid w:val="004C7542"/>
    <w:rsid w:val="004C7B11"/>
    <w:rsid w:val="004C7DFB"/>
    <w:rsid w:val="004D0199"/>
    <w:rsid w:val="004D0488"/>
    <w:rsid w:val="004D0823"/>
    <w:rsid w:val="004D0CDD"/>
    <w:rsid w:val="004D0EDD"/>
    <w:rsid w:val="004D158E"/>
    <w:rsid w:val="004D1CA0"/>
    <w:rsid w:val="004D2E2E"/>
    <w:rsid w:val="004D2EAC"/>
    <w:rsid w:val="004D328A"/>
    <w:rsid w:val="004D35DD"/>
    <w:rsid w:val="004D4F0D"/>
    <w:rsid w:val="004D4F4D"/>
    <w:rsid w:val="004D523B"/>
    <w:rsid w:val="004D5827"/>
    <w:rsid w:val="004D6370"/>
    <w:rsid w:val="004D656A"/>
    <w:rsid w:val="004D6B6F"/>
    <w:rsid w:val="004D6E03"/>
    <w:rsid w:val="004D7570"/>
    <w:rsid w:val="004E1004"/>
    <w:rsid w:val="004E147F"/>
    <w:rsid w:val="004E1EC8"/>
    <w:rsid w:val="004E203F"/>
    <w:rsid w:val="004E2E06"/>
    <w:rsid w:val="004E315D"/>
    <w:rsid w:val="004E38E5"/>
    <w:rsid w:val="004E3CD3"/>
    <w:rsid w:val="004E40E8"/>
    <w:rsid w:val="004E45AE"/>
    <w:rsid w:val="004E4B83"/>
    <w:rsid w:val="004E54D8"/>
    <w:rsid w:val="004E58B2"/>
    <w:rsid w:val="004E5A17"/>
    <w:rsid w:val="004E79D4"/>
    <w:rsid w:val="004E7F1F"/>
    <w:rsid w:val="004F00E0"/>
    <w:rsid w:val="004F075B"/>
    <w:rsid w:val="004F1059"/>
    <w:rsid w:val="004F287D"/>
    <w:rsid w:val="004F3FC3"/>
    <w:rsid w:val="004F4226"/>
    <w:rsid w:val="004F493E"/>
    <w:rsid w:val="004F5192"/>
    <w:rsid w:val="004F5328"/>
    <w:rsid w:val="004F5451"/>
    <w:rsid w:val="004F54B9"/>
    <w:rsid w:val="004F5AB8"/>
    <w:rsid w:val="004F5F15"/>
    <w:rsid w:val="004F6412"/>
    <w:rsid w:val="004F66F7"/>
    <w:rsid w:val="004F7C02"/>
    <w:rsid w:val="00500831"/>
    <w:rsid w:val="00500FA7"/>
    <w:rsid w:val="00501FFE"/>
    <w:rsid w:val="0050202E"/>
    <w:rsid w:val="00502A60"/>
    <w:rsid w:val="00503259"/>
    <w:rsid w:val="00503327"/>
    <w:rsid w:val="00503CE8"/>
    <w:rsid w:val="005043B9"/>
    <w:rsid w:val="00504CF7"/>
    <w:rsid w:val="0050547D"/>
    <w:rsid w:val="005054C1"/>
    <w:rsid w:val="0050567F"/>
    <w:rsid w:val="00505F52"/>
    <w:rsid w:val="005071FE"/>
    <w:rsid w:val="00507403"/>
    <w:rsid w:val="0050766C"/>
    <w:rsid w:val="00507DC8"/>
    <w:rsid w:val="00507F5F"/>
    <w:rsid w:val="005109BA"/>
    <w:rsid w:val="00510C63"/>
    <w:rsid w:val="00510CD1"/>
    <w:rsid w:val="00511A61"/>
    <w:rsid w:val="00511DC6"/>
    <w:rsid w:val="0051202B"/>
    <w:rsid w:val="00512986"/>
    <w:rsid w:val="00512A6C"/>
    <w:rsid w:val="00512B2C"/>
    <w:rsid w:val="00512B3A"/>
    <w:rsid w:val="00512C0B"/>
    <w:rsid w:val="00513DD0"/>
    <w:rsid w:val="00513E1F"/>
    <w:rsid w:val="005142C7"/>
    <w:rsid w:val="00514673"/>
    <w:rsid w:val="005146BB"/>
    <w:rsid w:val="00514765"/>
    <w:rsid w:val="00514BEF"/>
    <w:rsid w:val="00514C70"/>
    <w:rsid w:val="0051507D"/>
    <w:rsid w:val="005158B7"/>
    <w:rsid w:val="00516031"/>
    <w:rsid w:val="005164BF"/>
    <w:rsid w:val="00516B95"/>
    <w:rsid w:val="005172D4"/>
    <w:rsid w:val="00520708"/>
    <w:rsid w:val="00520F8C"/>
    <w:rsid w:val="00521172"/>
    <w:rsid w:val="00521C44"/>
    <w:rsid w:val="005221A7"/>
    <w:rsid w:val="00522422"/>
    <w:rsid w:val="0052258C"/>
    <w:rsid w:val="00522AB2"/>
    <w:rsid w:val="00522E30"/>
    <w:rsid w:val="00523767"/>
    <w:rsid w:val="00524812"/>
    <w:rsid w:val="00524BE0"/>
    <w:rsid w:val="0052592A"/>
    <w:rsid w:val="00525FA3"/>
    <w:rsid w:val="00526856"/>
    <w:rsid w:val="005272BA"/>
    <w:rsid w:val="0053000C"/>
    <w:rsid w:val="00530286"/>
    <w:rsid w:val="00530430"/>
    <w:rsid w:val="0053079A"/>
    <w:rsid w:val="005307D8"/>
    <w:rsid w:val="0053092E"/>
    <w:rsid w:val="005314EF"/>
    <w:rsid w:val="00531C10"/>
    <w:rsid w:val="00531D91"/>
    <w:rsid w:val="00532240"/>
    <w:rsid w:val="00532855"/>
    <w:rsid w:val="005332C2"/>
    <w:rsid w:val="005339D2"/>
    <w:rsid w:val="00533C13"/>
    <w:rsid w:val="00533F15"/>
    <w:rsid w:val="00534911"/>
    <w:rsid w:val="0053494B"/>
    <w:rsid w:val="00534FD4"/>
    <w:rsid w:val="00535B5F"/>
    <w:rsid w:val="00535FF1"/>
    <w:rsid w:val="0053612A"/>
    <w:rsid w:val="005365FF"/>
    <w:rsid w:val="00536BAC"/>
    <w:rsid w:val="00536BBD"/>
    <w:rsid w:val="00536FB1"/>
    <w:rsid w:val="0053705F"/>
    <w:rsid w:val="00537379"/>
    <w:rsid w:val="005374AC"/>
    <w:rsid w:val="00537C6C"/>
    <w:rsid w:val="00537E2B"/>
    <w:rsid w:val="00540892"/>
    <w:rsid w:val="00540CB8"/>
    <w:rsid w:val="00540EA8"/>
    <w:rsid w:val="00541159"/>
    <w:rsid w:val="005413B2"/>
    <w:rsid w:val="005416B9"/>
    <w:rsid w:val="00541920"/>
    <w:rsid w:val="00541FC1"/>
    <w:rsid w:val="00541FD5"/>
    <w:rsid w:val="0054220C"/>
    <w:rsid w:val="00542955"/>
    <w:rsid w:val="00542C76"/>
    <w:rsid w:val="00543295"/>
    <w:rsid w:val="0054446A"/>
    <w:rsid w:val="00544D18"/>
    <w:rsid w:val="00545902"/>
    <w:rsid w:val="00546077"/>
    <w:rsid w:val="00546AED"/>
    <w:rsid w:val="00547562"/>
    <w:rsid w:val="0054772E"/>
    <w:rsid w:val="0054787F"/>
    <w:rsid w:val="00547F8C"/>
    <w:rsid w:val="00550301"/>
    <w:rsid w:val="00551DEB"/>
    <w:rsid w:val="00551FFF"/>
    <w:rsid w:val="005539EC"/>
    <w:rsid w:val="00553E45"/>
    <w:rsid w:val="00553F06"/>
    <w:rsid w:val="0055408F"/>
    <w:rsid w:val="005543BC"/>
    <w:rsid w:val="005557A1"/>
    <w:rsid w:val="00555C05"/>
    <w:rsid w:val="00555F30"/>
    <w:rsid w:val="00555F60"/>
    <w:rsid w:val="0055636A"/>
    <w:rsid w:val="00556C4E"/>
    <w:rsid w:val="005579E1"/>
    <w:rsid w:val="00557A56"/>
    <w:rsid w:val="00557D29"/>
    <w:rsid w:val="00560807"/>
    <w:rsid w:val="00560DA4"/>
    <w:rsid w:val="00561142"/>
    <w:rsid w:val="005619C5"/>
    <w:rsid w:val="00562391"/>
    <w:rsid w:val="00562A46"/>
    <w:rsid w:val="00563221"/>
    <w:rsid w:val="005633BB"/>
    <w:rsid w:val="005634BE"/>
    <w:rsid w:val="00563876"/>
    <w:rsid w:val="00564477"/>
    <w:rsid w:val="00564495"/>
    <w:rsid w:val="00564B35"/>
    <w:rsid w:val="00564DDA"/>
    <w:rsid w:val="00564E64"/>
    <w:rsid w:val="00564E81"/>
    <w:rsid w:val="00565364"/>
    <w:rsid w:val="00565575"/>
    <w:rsid w:val="00565664"/>
    <w:rsid w:val="005656AE"/>
    <w:rsid w:val="0056675A"/>
    <w:rsid w:val="00566950"/>
    <w:rsid w:val="005669A9"/>
    <w:rsid w:val="0056711E"/>
    <w:rsid w:val="00567507"/>
    <w:rsid w:val="005675BD"/>
    <w:rsid w:val="00567D0B"/>
    <w:rsid w:val="0057050F"/>
    <w:rsid w:val="00570BB1"/>
    <w:rsid w:val="00570BE8"/>
    <w:rsid w:val="00570D00"/>
    <w:rsid w:val="005718B0"/>
    <w:rsid w:val="0057191A"/>
    <w:rsid w:val="00573040"/>
    <w:rsid w:val="005732B6"/>
    <w:rsid w:val="005732CF"/>
    <w:rsid w:val="005735A2"/>
    <w:rsid w:val="005737ED"/>
    <w:rsid w:val="00574483"/>
    <w:rsid w:val="00574E38"/>
    <w:rsid w:val="00574ED7"/>
    <w:rsid w:val="00574FE6"/>
    <w:rsid w:val="005754D7"/>
    <w:rsid w:val="00575BDB"/>
    <w:rsid w:val="005761B2"/>
    <w:rsid w:val="005772CF"/>
    <w:rsid w:val="00580B00"/>
    <w:rsid w:val="00580BFF"/>
    <w:rsid w:val="005810E2"/>
    <w:rsid w:val="00582207"/>
    <w:rsid w:val="0058229F"/>
    <w:rsid w:val="00582A95"/>
    <w:rsid w:val="00582BD2"/>
    <w:rsid w:val="00582DDC"/>
    <w:rsid w:val="00583032"/>
    <w:rsid w:val="0058318C"/>
    <w:rsid w:val="00584328"/>
    <w:rsid w:val="00584B46"/>
    <w:rsid w:val="00584CF5"/>
    <w:rsid w:val="00584E71"/>
    <w:rsid w:val="005851DA"/>
    <w:rsid w:val="005853F1"/>
    <w:rsid w:val="0058557E"/>
    <w:rsid w:val="00585A4A"/>
    <w:rsid w:val="00585DBD"/>
    <w:rsid w:val="00586C48"/>
    <w:rsid w:val="00586C49"/>
    <w:rsid w:val="00587BC4"/>
    <w:rsid w:val="00590154"/>
    <w:rsid w:val="00590E9C"/>
    <w:rsid w:val="00591151"/>
    <w:rsid w:val="0059117C"/>
    <w:rsid w:val="00591864"/>
    <w:rsid w:val="005925FE"/>
    <w:rsid w:val="00592793"/>
    <w:rsid w:val="00592E30"/>
    <w:rsid w:val="00593030"/>
    <w:rsid w:val="00593559"/>
    <w:rsid w:val="005936F6"/>
    <w:rsid w:val="00593825"/>
    <w:rsid w:val="00593840"/>
    <w:rsid w:val="00594820"/>
    <w:rsid w:val="005949A2"/>
    <w:rsid w:val="005951AE"/>
    <w:rsid w:val="00595468"/>
    <w:rsid w:val="00595761"/>
    <w:rsid w:val="00595831"/>
    <w:rsid w:val="00595F37"/>
    <w:rsid w:val="0059672A"/>
    <w:rsid w:val="00596738"/>
    <w:rsid w:val="00596920"/>
    <w:rsid w:val="00596C16"/>
    <w:rsid w:val="00597997"/>
    <w:rsid w:val="00597E39"/>
    <w:rsid w:val="005A0490"/>
    <w:rsid w:val="005A0BE3"/>
    <w:rsid w:val="005A0F69"/>
    <w:rsid w:val="005A1540"/>
    <w:rsid w:val="005A15AC"/>
    <w:rsid w:val="005A2905"/>
    <w:rsid w:val="005A382E"/>
    <w:rsid w:val="005A39A3"/>
    <w:rsid w:val="005A3A31"/>
    <w:rsid w:val="005A3ACD"/>
    <w:rsid w:val="005A43F9"/>
    <w:rsid w:val="005A4867"/>
    <w:rsid w:val="005A4EE4"/>
    <w:rsid w:val="005A529A"/>
    <w:rsid w:val="005A577C"/>
    <w:rsid w:val="005A65E2"/>
    <w:rsid w:val="005A686A"/>
    <w:rsid w:val="005A688B"/>
    <w:rsid w:val="005A6920"/>
    <w:rsid w:val="005A72A0"/>
    <w:rsid w:val="005B07CD"/>
    <w:rsid w:val="005B13BB"/>
    <w:rsid w:val="005B1EA7"/>
    <w:rsid w:val="005B261E"/>
    <w:rsid w:val="005B32E6"/>
    <w:rsid w:val="005B38F7"/>
    <w:rsid w:val="005B39D8"/>
    <w:rsid w:val="005B48DB"/>
    <w:rsid w:val="005B51F0"/>
    <w:rsid w:val="005B56FC"/>
    <w:rsid w:val="005B612C"/>
    <w:rsid w:val="005B7012"/>
    <w:rsid w:val="005B76C2"/>
    <w:rsid w:val="005B7842"/>
    <w:rsid w:val="005B7D39"/>
    <w:rsid w:val="005C03AD"/>
    <w:rsid w:val="005C11BE"/>
    <w:rsid w:val="005C1704"/>
    <w:rsid w:val="005C182B"/>
    <w:rsid w:val="005C2645"/>
    <w:rsid w:val="005C2C00"/>
    <w:rsid w:val="005C3532"/>
    <w:rsid w:val="005C3662"/>
    <w:rsid w:val="005C39EF"/>
    <w:rsid w:val="005C3B1F"/>
    <w:rsid w:val="005C4078"/>
    <w:rsid w:val="005C48DD"/>
    <w:rsid w:val="005C49B1"/>
    <w:rsid w:val="005C4CE2"/>
    <w:rsid w:val="005C53C8"/>
    <w:rsid w:val="005C5583"/>
    <w:rsid w:val="005C5C73"/>
    <w:rsid w:val="005C656E"/>
    <w:rsid w:val="005C748C"/>
    <w:rsid w:val="005C77E4"/>
    <w:rsid w:val="005C7BF2"/>
    <w:rsid w:val="005C7FC9"/>
    <w:rsid w:val="005D04AA"/>
    <w:rsid w:val="005D0903"/>
    <w:rsid w:val="005D1A30"/>
    <w:rsid w:val="005D1C01"/>
    <w:rsid w:val="005D1D1A"/>
    <w:rsid w:val="005D2320"/>
    <w:rsid w:val="005D25B5"/>
    <w:rsid w:val="005D2884"/>
    <w:rsid w:val="005D2984"/>
    <w:rsid w:val="005D2AA8"/>
    <w:rsid w:val="005D2FB2"/>
    <w:rsid w:val="005D3030"/>
    <w:rsid w:val="005D33DB"/>
    <w:rsid w:val="005D39BE"/>
    <w:rsid w:val="005D4003"/>
    <w:rsid w:val="005D40AA"/>
    <w:rsid w:val="005D44C4"/>
    <w:rsid w:val="005D464A"/>
    <w:rsid w:val="005D5838"/>
    <w:rsid w:val="005D59BA"/>
    <w:rsid w:val="005D65DA"/>
    <w:rsid w:val="005D7184"/>
    <w:rsid w:val="005D759E"/>
    <w:rsid w:val="005D780C"/>
    <w:rsid w:val="005D783A"/>
    <w:rsid w:val="005D7AF2"/>
    <w:rsid w:val="005D7FA0"/>
    <w:rsid w:val="005D7FD4"/>
    <w:rsid w:val="005E18F3"/>
    <w:rsid w:val="005E216A"/>
    <w:rsid w:val="005E2803"/>
    <w:rsid w:val="005E286A"/>
    <w:rsid w:val="005E2EB0"/>
    <w:rsid w:val="005E3161"/>
    <w:rsid w:val="005E3DE8"/>
    <w:rsid w:val="005E406F"/>
    <w:rsid w:val="005E411B"/>
    <w:rsid w:val="005E437F"/>
    <w:rsid w:val="005E4829"/>
    <w:rsid w:val="005E50BF"/>
    <w:rsid w:val="005E5371"/>
    <w:rsid w:val="005E580F"/>
    <w:rsid w:val="005E59DD"/>
    <w:rsid w:val="005E6202"/>
    <w:rsid w:val="005E67BB"/>
    <w:rsid w:val="005F175D"/>
    <w:rsid w:val="005F1B29"/>
    <w:rsid w:val="005F1C2B"/>
    <w:rsid w:val="005F1D7B"/>
    <w:rsid w:val="005F204C"/>
    <w:rsid w:val="005F2AFD"/>
    <w:rsid w:val="005F2B37"/>
    <w:rsid w:val="005F2C18"/>
    <w:rsid w:val="005F2C93"/>
    <w:rsid w:val="005F3547"/>
    <w:rsid w:val="005F3F6B"/>
    <w:rsid w:val="005F4579"/>
    <w:rsid w:val="005F488F"/>
    <w:rsid w:val="005F4B80"/>
    <w:rsid w:val="005F5C74"/>
    <w:rsid w:val="005F62B2"/>
    <w:rsid w:val="005F6739"/>
    <w:rsid w:val="005F6F24"/>
    <w:rsid w:val="005F770B"/>
    <w:rsid w:val="005F7F9F"/>
    <w:rsid w:val="00600607"/>
    <w:rsid w:val="00600FB3"/>
    <w:rsid w:val="00601AC5"/>
    <w:rsid w:val="00601D68"/>
    <w:rsid w:val="0060263E"/>
    <w:rsid w:val="006030EA"/>
    <w:rsid w:val="006039B2"/>
    <w:rsid w:val="00604407"/>
    <w:rsid w:val="0060451F"/>
    <w:rsid w:val="006049B6"/>
    <w:rsid w:val="00604E58"/>
    <w:rsid w:val="00606822"/>
    <w:rsid w:val="00607554"/>
    <w:rsid w:val="00610207"/>
    <w:rsid w:val="006102FC"/>
    <w:rsid w:val="006108DD"/>
    <w:rsid w:val="00610B33"/>
    <w:rsid w:val="006120B6"/>
    <w:rsid w:val="006120E9"/>
    <w:rsid w:val="00612482"/>
    <w:rsid w:val="006125F9"/>
    <w:rsid w:val="00613DEF"/>
    <w:rsid w:val="0061415B"/>
    <w:rsid w:val="00614452"/>
    <w:rsid w:val="00614BEA"/>
    <w:rsid w:val="00616868"/>
    <w:rsid w:val="006175CD"/>
    <w:rsid w:val="00617BC5"/>
    <w:rsid w:val="00617BE0"/>
    <w:rsid w:val="0062103F"/>
    <w:rsid w:val="00621543"/>
    <w:rsid w:val="00621664"/>
    <w:rsid w:val="0062202E"/>
    <w:rsid w:val="00623899"/>
    <w:rsid w:val="00623A8A"/>
    <w:rsid w:val="00623B87"/>
    <w:rsid w:val="00623C9A"/>
    <w:rsid w:val="00623CAE"/>
    <w:rsid w:val="00624535"/>
    <w:rsid w:val="00624CB3"/>
    <w:rsid w:val="0062565E"/>
    <w:rsid w:val="00626157"/>
    <w:rsid w:val="006273D2"/>
    <w:rsid w:val="00627550"/>
    <w:rsid w:val="00627856"/>
    <w:rsid w:val="006278BC"/>
    <w:rsid w:val="00631DAB"/>
    <w:rsid w:val="00632072"/>
    <w:rsid w:val="00632091"/>
    <w:rsid w:val="00632860"/>
    <w:rsid w:val="006337AB"/>
    <w:rsid w:val="006338A1"/>
    <w:rsid w:val="006347F7"/>
    <w:rsid w:val="006348F8"/>
    <w:rsid w:val="00634E1F"/>
    <w:rsid w:val="006352F4"/>
    <w:rsid w:val="00635D37"/>
    <w:rsid w:val="00635E0A"/>
    <w:rsid w:val="00636A4E"/>
    <w:rsid w:val="00636CB6"/>
    <w:rsid w:val="00637884"/>
    <w:rsid w:val="006400D2"/>
    <w:rsid w:val="006401F2"/>
    <w:rsid w:val="006419DA"/>
    <w:rsid w:val="00642EBA"/>
    <w:rsid w:val="0064309D"/>
    <w:rsid w:val="00643201"/>
    <w:rsid w:val="006442B8"/>
    <w:rsid w:val="006446E2"/>
    <w:rsid w:val="0064479A"/>
    <w:rsid w:val="0064482F"/>
    <w:rsid w:val="0064635F"/>
    <w:rsid w:val="00651090"/>
    <w:rsid w:val="00651237"/>
    <w:rsid w:val="00651354"/>
    <w:rsid w:val="00651387"/>
    <w:rsid w:val="0065168D"/>
    <w:rsid w:val="0065176A"/>
    <w:rsid w:val="006519E6"/>
    <w:rsid w:val="00651C28"/>
    <w:rsid w:val="00651FC7"/>
    <w:rsid w:val="006522CF"/>
    <w:rsid w:val="00652C1C"/>
    <w:rsid w:val="00653558"/>
    <w:rsid w:val="00653780"/>
    <w:rsid w:val="006545C1"/>
    <w:rsid w:val="006546F8"/>
    <w:rsid w:val="00654D95"/>
    <w:rsid w:val="006551F8"/>
    <w:rsid w:val="00656228"/>
    <w:rsid w:val="006569D9"/>
    <w:rsid w:val="00656D48"/>
    <w:rsid w:val="006575A5"/>
    <w:rsid w:val="00657677"/>
    <w:rsid w:val="00657F64"/>
    <w:rsid w:val="00657F68"/>
    <w:rsid w:val="00660319"/>
    <w:rsid w:val="0066047E"/>
    <w:rsid w:val="006607C9"/>
    <w:rsid w:val="00661DBC"/>
    <w:rsid w:val="00662751"/>
    <w:rsid w:val="00662FFC"/>
    <w:rsid w:val="0066324D"/>
    <w:rsid w:val="00663285"/>
    <w:rsid w:val="006633AD"/>
    <w:rsid w:val="00663600"/>
    <w:rsid w:val="00663838"/>
    <w:rsid w:val="00664C4E"/>
    <w:rsid w:val="00664CD5"/>
    <w:rsid w:val="006655AE"/>
    <w:rsid w:val="00665D72"/>
    <w:rsid w:val="00665FF3"/>
    <w:rsid w:val="00670282"/>
    <w:rsid w:val="00670337"/>
    <w:rsid w:val="00670401"/>
    <w:rsid w:val="00670533"/>
    <w:rsid w:val="00670958"/>
    <w:rsid w:val="00670A0A"/>
    <w:rsid w:val="0067127B"/>
    <w:rsid w:val="00671394"/>
    <w:rsid w:val="006713F7"/>
    <w:rsid w:val="006716A9"/>
    <w:rsid w:val="006735BB"/>
    <w:rsid w:val="00673CB2"/>
    <w:rsid w:val="006743CB"/>
    <w:rsid w:val="0067456D"/>
    <w:rsid w:val="006747F4"/>
    <w:rsid w:val="00674A64"/>
    <w:rsid w:val="00674E59"/>
    <w:rsid w:val="006758B9"/>
    <w:rsid w:val="00675D5A"/>
    <w:rsid w:val="00675FD3"/>
    <w:rsid w:val="00676943"/>
    <w:rsid w:val="00676DDE"/>
    <w:rsid w:val="0067709E"/>
    <w:rsid w:val="00677722"/>
    <w:rsid w:val="00677BDF"/>
    <w:rsid w:val="00677FD4"/>
    <w:rsid w:val="00680A1C"/>
    <w:rsid w:val="00680A97"/>
    <w:rsid w:val="0068105B"/>
    <w:rsid w:val="00682553"/>
    <w:rsid w:val="00682644"/>
    <w:rsid w:val="00682C71"/>
    <w:rsid w:val="00682E3D"/>
    <w:rsid w:val="0068300D"/>
    <w:rsid w:val="00683156"/>
    <w:rsid w:val="00683BC3"/>
    <w:rsid w:val="0068453F"/>
    <w:rsid w:val="006847A3"/>
    <w:rsid w:val="00684C80"/>
    <w:rsid w:val="00684D7C"/>
    <w:rsid w:val="00684DE0"/>
    <w:rsid w:val="006851FF"/>
    <w:rsid w:val="00686284"/>
    <w:rsid w:val="006869EC"/>
    <w:rsid w:val="00686C10"/>
    <w:rsid w:val="00686F67"/>
    <w:rsid w:val="00687F66"/>
    <w:rsid w:val="006901E9"/>
    <w:rsid w:val="0069054E"/>
    <w:rsid w:val="0069107D"/>
    <w:rsid w:val="00691487"/>
    <w:rsid w:val="00692360"/>
    <w:rsid w:val="006938C7"/>
    <w:rsid w:val="00693D54"/>
    <w:rsid w:val="0069460F"/>
    <w:rsid w:val="00694B57"/>
    <w:rsid w:val="00694F0D"/>
    <w:rsid w:val="006951E5"/>
    <w:rsid w:val="006953C7"/>
    <w:rsid w:val="00695482"/>
    <w:rsid w:val="00695C5F"/>
    <w:rsid w:val="00695FDD"/>
    <w:rsid w:val="006964C7"/>
    <w:rsid w:val="006964FC"/>
    <w:rsid w:val="00696A5E"/>
    <w:rsid w:val="00696E3E"/>
    <w:rsid w:val="006979A4"/>
    <w:rsid w:val="006A008A"/>
    <w:rsid w:val="006A0E60"/>
    <w:rsid w:val="006A0F10"/>
    <w:rsid w:val="006A10DD"/>
    <w:rsid w:val="006A271D"/>
    <w:rsid w:val="006A289B"/>
    <w:rsid w:val="006A2A96"/>
    <w:rsid w:val="006A44B3"/>
    <w:rsid w:val="006A454A"/>
    <w:rsid w:val="006A5A2E"/>
    <w:rsid w:val="006A5FD6"/>
    <w:rsid w:val="006A6782"/>
    <w:rsid w:val="006A67FF"/>
    <w:rsid w:val="006A6AAD"/>
    <w:rsid w:val="006A6BBB"/>
    <w:rsid w:val="006A6C08"/>
    <w:rsid w:val="006A7871"/>
    <w:rsid w:val="006B0974"/>
    <w:rsid w:val="006B0E9F"/>
    <w:rsid w:val="006B1073"/>
    <w:rsid w:val="006B2427"/>
    <w:rsid w:val="006B34E2"/>
    <w:rsid w:val="006B3B52"/>
    <w:rsid w:val="006B3D74"/>
    <w:rsid w:val="006B445F"/>
    <w:rsid w:val="006B4859"/>
    <w:rsid w:val="006B489F"/>
    <w:rsid w:val="006B5BA5"/>
    <w:rsid w:val="006B6D73"/>
    <w:rsid w:val="006B7953"/>
    <w:rsid w:val="006B7B27"/>
    <w:rsid w:val="006C0760"/>
    <w:rsid w:val="006C07A8"/>
    <w:rsid w:val="006C0BC9"/>
    <w:rsid w:val="006C107C"/>
    <w:rsid w:val="006C1767"/>
    <w:rsid w:val="006C1794"/>
    <w:rsid w:val="006C1C1A"/>
    <w:rsid w:val="006C22F1"/>
    <w:rsid w:val="006C3C7D"/>
    <w:rsid w:val="006C3F4E"/>
    <w:rsid w:val="006C4198"/>
    <w:rsid w:val="006C4836"/>
    <w:rsid w:val="006C4E04"/>
    <w:rsid w:val="006C530C"/>
    <w:rsid w:val="006C5911"/>
    <w:rsid w:val="006C59B6"/>
    <w:rsid w:val="006C6B05"/>
    <w:rsid w:val="006C7267"/>
    <w:rsid w:val="006C7748"/>
    <w:rsid w:val="006C7FAE"/>
    <w:rsid w:val="006C7FF0"/>
    <w:rsid w:val="006D0BA9"/>
    <w:rsid w:val="006D10ED"/>
    <w:rsid w:val="006D13B4"/>
    <w:rsid w:val="006D144C"/>
    <w:rsid w:val="006D149F"/>
    <w:rsid w:val="006D2851"/>
    <w:rsid w:val="006D2C07"/>
    <w:rsid w:val="006D3958"/>
    <w:rsid w:val="006D3CC4"/>
    <w:rsid w:val="006D3D31"/>
    <w:rsid w:val="006D3ED7"/>
    <w:rsid w:val="006D4477"/>
    <w:rsid w:val="006D4EF6"/>
    <w:rsid w:val="006D5048"/>
    <w:rsid w:val="006D5F0D"/>
    <w:rsid w:val="006D5F9A"/>
    <w:rsid w:val="006D6119"/>
    <w:rsid w:val="006D6858"/>
    <w:rsid w:val="006D6A49"/>
    <w:rsid w:val="006D6EA2"/>
    <w:rsid w:val="006E0747"/>
    <w:rsid w:val="006E26E0"/>
    <w:rsid w:val="006E2756"/>
    <w:rsid w:val="006E29F6"/>
    <w:rsid w:val="006E3D6E"/>
    <w:rsid w:val="006E4478"/>
    <w:rsid w:val="006E5577"/>
    <w:rsid w:val="006E6728"/>
    <w:rsid w:val="006F0496"/>
    <w:rsid w:val="006F0C37"/>
    <w:rsid w:val="006F151A"/>
    <w:rsid w:val="006F187C"/>
    <w:rsid w:val="006F1D0E"/>
    <w:rsid w:val="006F213C"/>
    <w:rsid w:val="006F2A20"/>
    <w:rsid w:val="006F2E76"/>
    <w:rsid w:val="006F3669"/>
    <w:rsid w:val="006F52C3"/>
    <w:rsid w:val="006F541C"/>
    <w:rsid w:val="006F5827"/>
    <w:rsid w:val="006F65B4"/>
    <w:rsid w:val="006F7012"/>
    <w:rsid w:val="006F70E4"/>
    <w:rsid w:val="006F7A82"/>
    <w:rsid w:val="006F7DE6"/>
    <w:rsid w:val="0070014D"/>
    <w:rsid w:val="00700D78"/>
    <w:rsid w:val="00701184"/>
    <w:rsid w:val="007022D3"/>
    <w:rsid w:val="0070305B"/>
    <w:rsid w:val="007039F0"/>
    <w:rsid w:val="007041AC"/>
    <w:rsid w:val="00704CDC"/>
    <w:rsid w:val="0070521F"/>
    <w:rsid w:val="0070524F"/>
    <w:rsid w:val="007057DF"/>
    <w:rsid w:val="00705838"/>
    <w:rsid w:val="0070635C"/>
    <w:rsid w:val="007067BC"/>
    <w:rsid w:val="007072BA"/>
    <w:rsid w:val="007075F7"/>
    <w:rsid w:val="00707CFE"/>
    <w:rsid w:val="00707DCD"/>
    <w:rsid w:val="00710091"/>
    <w:rsid w:val="007100DD"/>
    <w:rsid w:val="00710154"/>
    <w:rsid w:val="007101D4"/>
    <w:rsid w:val="0071036F"/>
    <w:rsid w:val="00710AF8"/>
    <w:rsid w:val="00710EB1"/>
    <w:rsid w:val="0071192A"/>
    <w:rsid w:val="00711A7C"/>
    <w:rsid w:val="007127C1"/>
    <w:rsid w:val="00712EB5"/>
    <w:rsid w:val="00713182"/>
    <w:rsid w:val="0071431B"/>
    <w:rsid w:val="00714473"/>
    <w:rsid w:val="00714802"/>
    <w:rsid w:val="00714D22"/>
    <w:rsid w:val="007151A6"/>
    <w:rsid w:val="0071526E"/>
    <w:rsid w:val="00715528"/>
    <w:rsid w:val="00715CF2"/>
    <w:rsid w:val="00716052"/>
    <w:rsid w:val="00716A4E"/>
    <w:rsid w:val="00716AAB"/>
    <w:rsid w:val="00716B78"/>
    <w:rsid w:val="00716FD4"/>
    <w:rsid w:val="007178BC"/>
    <w:rsid w:val="0071795D"/>
    <w:rsid w:val="00720CFB"/>
    <w:rsid w:val="00720E8D"/>
    <w:rsid w:val="00721296"/>
    <w:rsid w:val="0072151F"/>
    <w:rsid w:val="00721C4A"/>
    <w:rsid w:val="00722A7F"/>
    <w:rsid w:val="00723205"/>
    <w:rsid w:val="00723E6B"/>
    <w:rsid w:val="00724295"/>
    <w:rsid w:val="00724F33"/>
    <w:rsid w:val="00725142"/>
    <w:rsid w:val="00725546"/>
    <w:rsid w:val="00725824"/>
    <w:rsid w:val="00725982"/>
    <w:rsid w:val="00726014"/>
    <w:rsid w:val="0072617A"/>
    <w:rsid w:val="0072724E"/>
    <w:rsid w:val="00727AA6"/>
    <w:rsid w:val="00730536"/>
    <w:rsid w:val="007306E0"/>
    <w:rsid w:val="00730A21"/>
    <w:rsid w:val="00731042"/>
    <w:rsid w:val="0073130F"/>
    <w:rsid w:val="0073170B"/>
    <w:rsid w:val="00731B9E"/>
    <w:rsid w:val="00731C96"/>
    <w:rsid w:val="00732117"/>
    <w:rsid w:val="00732167"/>
    <w:rsid w:val="00732389"/>
    <w:rsid w:val="0073268E"/>
    <w:rsid w:val="00732AC8"/>
    <w:rsid w:val="00732DA2"/>
    <w:rsid w:val="007332EF"/>
    <w:rsid w:val="00733E5E"/>
    <w:rsid w:val="00734080"/>
    <w:rsid w:val="00734517"/>
    <w:rsid w:val="00734F54"/>
    <w:rsid w:val="00735280"/>
    <w:rsid w:val="00735863"/>
    <w:rsid w:val="00735E5B"/>
    <w:rsid w:val="00736AB4"/>
    <w:rsid w:val="00736F0A"/>
    <w:rsid w:val="00737125"/>
    <w:rsid w:val="007373AE"/>
    <w:rsid w:val="00737732"/>
    <w:rsid w:val="00740026"/>
    <w:rsid w:val="0074049A"/>
    <w:rsid w:val="0074062F"/>
    <w:rsid w:val="0074080C"/>
    <w:rsid w:val="00742119"/>
    <w:rsid w:val="0074211C"/>
    <w:rsid w:val="00742237"/>
    <w:rsid w:val="007442B0"/>
    <w:rsid w:val="00744306"/>
    <w:rsid w:val="007451C5"/>
    <w:rsid w:val="00745289"/>
    <w:rsid w:val="0074610F"/>
    <w:rsid w:val="00746288"/>
    <w:rsid w:val="007468D5"/>
    <w:rsid w:val="007470EF"/>
    <w:rsid w:val="0074742D"/>
    <w:rsid w:val="007477B3"/>
    <w:rsid w:val="00747AAD"/>
    <w:rsid w:val="00747E46"/>
    <w:rsid w:val="00750D1A"/>
    <w:rsid w:val="00750F7C"/>
    <w:rsid w:val="00751449"/>
    <w:rsid w:val="0075145B"/>
    <w:rsid w:val="007515F0"/>
    <w:rsid w:val="0075215E"/>
    <w:rsid w:val="00752577"/>
    <w:rsid w:val="00752908"/>
    <w:rsid w:val="00753916"/>
    <w:rsid w:val="007540BC"/>
    <w:rsid w:val="007541A4"/>
    <w:rsid w:val="00754420"/>
    <w:rsid w:val="007549CA"/>
    <w:rsid w:val="007561C6"/>
    <w:rsid w:val="00757B7C"/>
    <w:rsid w:val="007601D6"/>
    <w:rsid w:val="007603AC"/>
    <w:rsid w:val="0076088E"/>
    <w:rsid w:val="00760B8A"/>
    <w:rsid w:val="00761245"/>
    <w:rsid w:val="00761A4B"/>
    <w:rsid w:val="00761ADC"/>
    <w:rsid w:val="007624E8"/>
    <w:rsid w:val="007626BF"/>
    <w:rsid w:val="00762E56"/>
    <w:rsid w:val="0076308D"/>
    <w:rsid w:val="00763D17"/>
    <w:rsid w:val="00763ECC"/>
    <w:rsid w:val="00765158"/>
    <w:rsid w:val="00765E83"/>
    <w:rsid w:val="007660FD"/>
    <w:rsid w:val="00766E7B"/>
    <w:rsid w:val="007679DD"/>
    <w:rsid w:val="0077053C"/>
    <w:rsid w:val="0077065C"/>
    <w:rsid w:val="007706D0"/>
    <w:rsid w:val="00770DDE"/>
    <w:rsid w:val="0077136C"/>
    <w:rsid w:val="00771E99"/>
    <w:rsid w:val="00772A3F"/>
    <w:rsid w:val="00773102"/>
    <w:rsid w:val="00773546"/>
    <w:rsid w:val="0077399B"/>
    <w:rsid w:val="00774605"/>
    <w:rsid w:val="00775009"/>
    <w:rsid w:val="007751FB"/>
    <w:rsid w:val="007752B0"/>
    <w:rsid w:val="007753D9"/>
    <w:rsid w:val="00775469"/>
    <w:rsid w:val="00775642"/>
    <w:rsid w:val="00775778"/>
    <w:rsid w:val="00775E16"/>
    <w:rsid w:val="00776EB8"/>
    <w:rsid w:val="007777DE"/>
    <w:rsid w:val="007801BC"/>
    <w:rsid w:val="00780668"/>
    <w:rsid w:val="00780A77"/>
    <w:rsid w:val="00780CC0"/>
    <w:rsid w:val="007816A5"/>
    <w:rsid w:val="007817F9"/>
    <w:rsid w:val="0078193A"/>
    <w:rsid w:val="00781B13"/>
    <w:rsid w:val="00781B62"/>
    <w:rsid w:val="00781E65"/>
    <w:rsid w:val="00781E89"/>
    <w:rsid w:val="00782A44"/>
    <w:rsid w:val="00783818"/>
    <w:rsid w:val="00783C59"/>
    <w:rsid w:val="00783DCE"/>
    <w:rsid w:val="00783F2D"/>
    <w:rsid w:val="0078514F"/>
    <w:rsid w:val="007852D1"/>
    <w:rsid w:val="00785332"/>
    <w:rsid w:val="00785F20"/>
    <w:rsid w:val="00786992"/>
    <w:rsid w:val="0078745D"/>
    <w:rsid w:val="00787843"/>
    <w:rsid w:val="00787F92"/>
    <w:rsid w:val="00790399"/>
    <w:rsid w:val="007912B6"/>
    <w:rsid w:val="00791C1F"/>
    <w:rsid w:val="00792B96"/>
    <w:rsid w:val="00793575"/>
    <w:rsid w:val="007939D2"/>
    <w:rsid w:val="00793CE1"/>
    <w:rsid w:val="00793EBB"/>
    <w:rsid w:val="00794596"/>
    <w:rsid w:val="0079531C"/>
    <w:rsid w:val="00795FA1"/>
    <w:rsid w:val="00796907"/>
    <w:rsid w:val="00796E4B"/>
    <w:rsid w:val="007971B5"/>
    <w:rsid w:val="00797F09"/>
    <w:rsid w:val="007A06CB"/>
    <w:rsid w:val="007A07F0"/>
    <w:rsid w:val="007A0A57"/>
    <w:rsid w:val="007A200E"/>
    <w:rsid w:val="007A384B"/>
    <w:rsid w:val="007A387E"/>
    <w:rsid w:val="007A392E"/>
    <w:rsid w:val="007A3F9B"/>
    <w:rsid w:val="007A408C"/>
    <w:rsid w:val="007A430A"/>
    <w:rsid w:val="007A4C69"/>
    <w:rsid w:val="007A530A"/>
    <w:rsid w:val="007A5477"/>
    <w:rsid w:val="007A5C56"/>
    <w:rsid w:val="007A5F6B"/>
    <w:rsid w:val="007A6038"/>
    <w:rsid w:val="007A6432"/>
    <w:rsid w:val="007A6AE0"/>
    <w:rsid w:val="007A6C2C"/>
    <w:rsid w:val="007A7369"/>
    <w:rsid w:val="007A7509"/>
    <w:rsid w:val="007A7A7A"/>
    <w:rsid w:val="007B0290"/>
    <w:rsid w:val="007B0327"/>
    <w:rsid w:val="007B080C"/>
    <w:rsid w:val="007B081B"/>
    <w:rsid w:val="007B0D50"/>
    <w:rsid w:val="007B1581"/>
    <w:rsid w:val="007B2AB1"/>
    <w:rsid w:val="007B2E84"/>
    <w:rsid w:val="007B3888"/>
    <w:rsid w:val="007B4653"/>
    <w:rsid w:val="007B5BC3"/>
    <w:rsid w:val="007B63DE"/>
    <w:rsid w:val="007B694C"/>
    <w:rsid w:val="007B6CDD"/>
    <w:rsid w:val="007B6D17"/>
    <w:rsid w:val="007B70CE"/>
    <w:rsid w:val="007B72A1"/>
    <w:rsid w:val="007B7911"/>
    <w:rsid w:val="007C0EF9"/>
    <w:rsid w:val="007C1483"/>
    <w:rsid w:val="007C230C"/>
    <w:rsid w:val="007C369B"/>
    <w:rsid w:val="007C3F85"/>
    <w:rsid w:val="007C42E2"/>
    <w:rsid w:val="007C42E3"/>
    <w:rsid w:val="007C484E"/>
    <w:rsid w:val="007C4A1C"/>
    <w:rsid w:val="007C4A7C"/>
    <w:rsid w:val="007C4E4E"/>
    <w:rsid w:val="007C4FB6"/>
    <w:rsid w:val="007C67FE"/>
    <w:rsid w:val="007C6A16"/>
    <w:rsid w:val="007C6A42"/>
    <w:rsid w:val="007C6E1A"/>
    <w:rsid w:val="007C7988"/>
    <w:rsid w:val="007C7C65"/>
    <w:rsid w:val="007C7CE9"/>
    <w:rsid w:val="007C7E05"/>
    <w:rsid w:val="007D0222"/>
    <w:rsid w:val="007D0658"/>
    <w:rsid w:val="007D0845"/>
    <w:rsid w:val="007D1519"/>
    <w:rsid w:val="007D1BA0"/>
    <w:rsid w:val="007D2339"/>
    <w:rsid w:val="007D29E8"/>
    <w:rsid w:val="007D2A60"/>
    <w:rsid w:val="007D3DB0"/>
    <w:rsid w:val="007D3FA4"/>
    <w:rsid w:val="007D4B44"/>
    <w:rsid w:val="007D5345"/>
    <w:rsid w:val="007D609D"/>
    <w:rsid w:val="007D6760"/>
    <w:rsid w:val="007D6C22"/>
    <w:rsid w:val="007D6D43"/>
    <w:rsid w:val="007D76E7"/>
    <w:rsid w:val="007D7756"/>
    <w:rsid w:val="007D77FF"/>
    <w:rsid w:val="007D78D4"/>
    <w:rsid w:val="007D7F26"/>
    <w:rsid w:val="007E05DA"/>
    <w:rsid w:val="007E0680"/>
    <w:rsid w:val="007E06C5"/>
    <w:rsid w:val="007E0EF0"/>
    <w:rsid w:val="007E0F30"/>
    <w:rsid w:val="007E26FE"/>
    <w:rsid w:val="007E2A1E"/>
    <w:rsid w:val="007E3011"/>
    <w:rsid w:val="007E33E3"/>
    <w:rsid w:val="007E4D2C"/>
    <w:rsid w:val="007E5049"/>
    <w:rsid w:val="007E6633"/>
    <w:rsid w:val="007E6D67"/>
    <w:rsid w:val="007F0045"/>
    <w:rsid w:val="007F01FC"/>
    <w:rsid w:val="007F03C5"/>
    <w:rsid w:val="007F0457"/>
    <w:rsid w:val="007F0979"/>
    <w:rsid w:val="007F1258"/>
    <w:rsid w:val="007F1E63"/>
    <w:rsid w:val="007F24D2"/>
    <w:rsid w:val="007F2BD9"/>
    <w:rsid w:val="007F3949"/>
    <w:rsid w:val="007F3E8D"/>
    <w:rsid w:val="007F3EDC"/>
    <w:rsid w:val="007F4221"/>
    <w:rsid w:val="007F4903"/>
    <w:rsid w:val="007F4950"/>
    <w:rsid w:val="007F499B"/>
    <w:rsid w:val="007F4DAF"/>
    <w:rsid w:val="007F4F98"/>
    <w:rsid w:val="007F55F8"/>
    <w:rsid w:val="007F5B09"/>
    <w:rsid w:val="007F6161"/>
    <w:rsid w:val="007F660C"/>
    <w:rsid w:val="007F6BAA"/>
    <w:rsid w:val="007F6C0B"/>
    <w:rsid w:val="007F72E9"/>
    <w:rsid w:val="00800124"/>
    <w:rsid w:val="00800222"/>
    <w:rsid w:val="008006C0"/>
    <w:rsid w:val="00800C99"/>
    <w:rsid w:val="00800F6E"/>
    <w:rsid w:val="00801253"/>
    <w:rsid w:val="00801454"/>
    <w:rsid w:val="00801D6F"/>
    <w:rsid w:val="00801E23"/>
    <w:rsid w:val="0080227D"/>
    <w:rsid w:val="00802F0F"/>
    <w:rsid w:val="0080321E"/>
    <w:rsid w:val="008032BD"/>
    <w:rsid w:val="0080338E"/>
    <w:rsid w:val="00803706"/>
    <w:rsid w:val="00803986"/>
    <w:rsid w:val="00803F2B"/>
    <w:rsid w:val="00804261"/>
    <w:rsid w:val="00804C77"/>
    <w:rsid w:val="00805174"/>
    <w:rsid w:val="00805C65"/>
    <w:rsid w:val="00805EAE"/>
    <w:rsid w:val="00806D3A"/>
    <w:rsid w:val="0081083C"/>
    <w:rsid w:val="00811E55"/>
    <w:rsid w:val="008123D1"/>
    <w:rsid w:val="00812450"/>
    <w:rsid w:val="0081398A"/>
    <w:rsid w:val="00813C2E"/>
    <w:rsid w:val="00813E7B"/>
    <w:rsid w:val="00813EEA"/>
    <w:rsid w:val="008141AE"/>
    <w:rsid w:val="00814787"/>
    <w:rsid w:val="0081479D"/>
    <w:rsid w:val="008149E5"/>
    <w:rsid w:val="00814BCE"/>
    <w:rsid w:val="008154CE"/>
    <w:rsid w:val="008154D0"/>
    <w:rsid w:val="00815B47"/>
    <w:rsid w:val="00815F26"/>
    <w:rsid w:val="008169BF"/>
    <w:rsid w:val="008175D5"/>
    <w:rsid w:val="00820770"/>
    <w:rsid w:val="0082114B"/>
    <w:rsid w:val="0082127C"/>
    <w:rsid w:val="00821836"/>
    <w:rsid w:val="00822373"/>
    <w:rsid w:val="00822401"/>
    <w:rsid w:val="008227A6"/>
    <w:rsid w:val="00823061"/>
    <w:rsid w:val="00823A69"/>
    <w:rsid w:val="00823C3D"/>
    <w:rsid w:val="00823CDD"/>
    <w:rsid w:val="00823F1A"/>
    <w:rsid w:val="008247D6"/>
    <w:rsid w:val="008250C3"/>
    <w:rsid w:val="00825A6C"/>
    <w:rsid w:val="00825FD7"/>
    <w:rsid w:val="00827140"/>
    <w:rsid w:val="00827937"/>
    <w:rsid w:val="00827A76"/>
    <w:rsid w:val="008301C2"/>
    <w:rsid w:val="00830376"/>
    <w:rsid w:val="00830907"/>
    <w:rsid w:val="00830DD6"/>
    <w:rsid w:val="00831AD4"/>
    <w:rsid w:val="00831C92"/>
    <w:rsid w:val="008323D6"/>
    <w:rsid w:val="00832D0E"/>
    <w:rsid w:val="008335EB"/>
    <w:rsid w:val="008335FC"/>
    <w:rsid w:val="008336C6"/>
    <w:rsid w:val="00833A7B"/>
    <w:rsid w:val="00833F34"/>
    <w:rsid w:val="00833F74"/>
    <w:rsid w:val="00834570"/>
    <w:rsid w:val="008348A0"/>
    <w:rsid w:val="008349A5"/>
    <w:rsid w:val="008350BC"/>
    <w:rsid w:val="00835FDC"/>
    <w:rsid w:val="00836111"/>
    <w:rsid w:val="0083775B"/>
    <w:rsid w:val="00840F88"/>
    <w:rsid w:val="008414BA"/>
    <w:rsid w:val="00841921"/>
    <w:rsid w:val="00841A08"/>
    <w:rsid w:val="00841C92"/>
    <w:rsid w:val="008421A3"/>
    <w:rsid w:val="0084307D"/>
    <w:rsid w:val="008448D7"/>
    <w:rsid w:val="00845F88"/>
    <w:rsid w:val="00847835"/>
    <w:rsid w:val="0084793C"/>
    <w:rsid w:val="0085046B"/>
    <w:rsid w:val="00850CC2"/>
    <w:rsid w:val="00850E22"/>
    <w:rsid w:val="00851B73"/>
    <w:rsid w:val="00851D1D"/>
    <w:rsid w:val="00851FBE"/>
    <w:rsid w:val="008521B2"/>
    <w:rsid w:val="00852AA7"/>
    <w:rsid w:val="00852EAC"/>
    <w:rsid w:val="00853055"/>
    <w:rsid w:val="008531F3"/>
    <w:rsid w:val="00853595"/>
    <w:rsid w:val="00853CFD"/>
    <w:rsid w:val="00853D6A"/>
    <w:rsid w:val="00853F35"/>
    <w:rsid w:val="00854464"/>
    <w:rsid w:val="00855150"/>
    <w:rsid w:val="00856C58"/>
    <w:rsid w:val="00856CB4"/>
    <w:rsid w:val="00856F2F"/>
    <w:rsid w:val="008570FF"/>
    <w:rsid w:val="00857711"/>
    <w:rsid w:val="008579AB"/>
    <w:rsid w:val="00857CA9"/>
    <w:rsid w:val="00860455"/>
    <w:rsid w:val="008604E4"/>
    <w:rsid w:val="008606C9"/>
    <w:rsid w:val="00860B1C"/>
    <w:rsid w:val="00860C4B"/>
    <w:rsid w:val="00860EB3"/>
    <w:rsid w:val="0086113E"/>
    <w:rsid w:val="00861555"/>
    <w:rsid w:val="00861749"/>
    <w:rsid w:val="008618D5"/>
    <w:rsid w:val="008625AD"/>
    <w:rsid w:val="00862632"/>
    <w:rsid w:val="00862B47"/>
    <w:rsid w:val="00862F48"/>
    <w:rsid w:val="00862FC2"/>
    <w:rsid w:val="008630EC"/>
    <w:rsid w:val="00863D74"/>
    <w:rsid w:val="00863F74"/>
    <w:rsid w:val="008643D3"/>
    <w:rsid w:val="00864B21"/>
    <w:rsid w:val="00864FB9"/>
    <w:rsid w:val="0086513C"/>
    <w:rsid w:val="008655B3"/>
    <w:rsid w:val="00865920"/>
    <w:rsid w:val="00865ABE"/>
    <w:rsid w:val="00866168"/>
    <w:rsid w:val="00870E64"/>
    <w:rsid w:val="0087192A"/>
    <w:rsid w:val="00871E21"/>
    <w:rsid w:val="00872457"/>
    <w:rsid w:val="00872858"/>
    <w:rsid w:val="00872A90"/>
    <w:rsid w:val="008734A8"/>
    <w:rsid w:val="0087357B"/>
    <w:rsid w:val="00873F09"/>
    <w:rsid w:val="00873F74"/>
    <w:rsid w:val="0087426A"/>
    <w:rsid w:val="00874603"/>
    <w:rsid w:val="008746C8"/>
    <w:rsid w:val="00874A69"/>
    <w:rsid w:val="00874B8C"/>
    <w:rsid w:val="008756FB"/>
    <w:rsid w:val="00876BD9"/>
    <w:rsid w:val="008803D8"/>
    <w:rsid w:val="00880B18"/>
    <w:rsid w:val="00881A62"/>
    <w:rsid w:val="00881F18"/>
    <w:rsid w:val="00881F31"/>
    <w:rsid w:val="0088297F"/>
    <w:rsid w:val="0088328A"/>
    <w:rsid w:val="008834E1"/>
    <w:rsid w:val="00883936"/>
    <w:rsid w:val="00883CB1"/>
    <w:rsid w:val="0088400F"/>
    <w:rsid w:val="00884236"/>
    <w:rsid w:val="00884737"/>
    <w:rsid w:val="008859E6"/>
    <w:rsid w:val="00885F11"/>
    <w:rsid w:val="008869D0"/>
    <w:rsid w:val="00886F29"/>
    <w:rsid w:val="00887144"/>
    <w:rsid w:val="0088765A"/>
    <w:rsid w:val="00887931"/>
    <w:rsid w:val="00887C21"/>
    <w:rsid w:val="00887DD0"/>
    <w:rsid w:val="008908DA"/>
    <w:rsid w:val="00890C71"/>
    <w:rsid w:val="00890E03"/>
    <w:rsid w:val="008912E8"/>
    <w:rsid w:val="0089201D"/>
    <w:rsid w:val="00892885"/>
    <w:rsid w:val="00892B63"/>
    <w:rsid w:val="00892EF4"/>
    <w:rsid w:val="0089374F"/>
    <w:rsid w:val="00893C05"/>
    <w:rsid w:val="00893E1F"/>
    <w:rsid w:val="00894CC3"/>
    <w:rsid w:val="0089530F"/>
    <w:rsid w:val="0089553B"/>
    <w:rsid w:val="0089568C"/>
    <w:rsid w:val="00895FC3"/>
    <w:rsid w:val="00896370"/>
    <w:rsid w:val="00896668"/>
    <w:rsid w:val="00896C24"/>
    <w:rsid w:val="00896DCF"/>
    <w:rsid w:val="0089773F"/>
    <w:rsid w:val="008977B6"/>
    <w:rsid w:val="00897860"/>
    <w:rsid w:val="008A0293"/>
    <w:rsid w:val="008A073E"/>
    <w:rsid w:val="008A09CC"/>
    <w:rsid w:val="008A14C9"/>
    <w:rsid w:val="008A21E1"/>
    <w:rsid w:val="008A25DC"/>
    <w:rsid w:val="008A31A1"/>
    <w:rsid w:val="008A31B8"/>
    <w:rsid w:val="008A38AF"/>
    <w:rsid w:val="008A4029"/>
    <w:rsid w:val="008A40A5"/>
    <w:rsid w:val="008A485C"/>
    <w:rsid w:val="008A4DC8"/>
    <w:rsid w:val="008A5302"/>
    <w:rsid w:val="008A6939"/>
    <w:rsid w:val="008A74AE"/>
    <w:rsid w:val="008A77F2"/>
    <w:rsid w:val="008B17D2"/>
    <w:rsid w:val="008B1BE4"/>
    <w:rsid w:val="008B2435"/>
    <w:rsid w:val="008B3089"/>
    <w:rsid w:val="008B335A"/>
    <w:rsid w:val="008B3490"/>
    <w:rsid w:val="008B4580"/>
    <w:rsid w:val="008B47AE"/>
    <w:rsid w:val="008B536B"/>
    <w:rsid w:val="008B570F"/>
    <w:rsid w:val="008B5B21"/>
    <w:rsid w:val="008B66C0"/>
    <w:rsid w:val="008B6A0F"/>
    <w:rsid w:val="008B7463"/>
    <w:rsid w:val="008C046B"/>
    <w:rsid w:val="008C0616"/>
    <w:rsid w:val="008C08B6"/>
    <w:rsid w:val="008C09B1"/>
    <w:rsid w:val="008C0E3B"/>
    <w:rsid w:val="008C1105"/>
    <w:rsid w:val="008C2339"/>
    <w:rsid w:val="008C2475"/>
    <w:rsid w:val="008C290D"/>
    <w:rsid w:val="008C3337"/>
    <w:rsid w:val="008C38EF"/>
    <w:rsid w:val="008C3B04"/>
    <w:rsid w:val="008C3CE8"/>
    <w:rsid w:val="008C4055"/>
    <w:rsid w:val="008C4BD2"/>
    <w:rsid w:val="008C5204"/>
    <w:rsid w:val="008C574C"/>
    <w:rsid w:val="008C5CC7"/>
    <w:rsid w:val="008C63E4"/>
    <w:rsid w:val="008C6580"/>
    <w:rsid w:val="008C7728"/>
    <w:rsid w:val="008C7D11"/>
    <w:rsid w:val="008D06FF"/>
    <w:rsid w:val="008D075B"/>
    <w:rsid w:val="008D09B4"/>
    <w:rsid w:val="008D09E1"/>
    <w:rsid w:val="008D0BAC"/>
    <w:rsid w:val="008D1DF2"/>
    <w:rsid w:val="008D3C78"/>
    <w:rsid w:val="008D415F"/>
    <w:rsid w:val="008D4208"/>
    <w:rsid w:val="008D54F6"/>
    <w:rsid w:val="008D6D58"/>
    <w:rsid w:val="008E08A7"/>
    <w:rsid w:val="008E0B39"/>
    <w:rsid w:val="008E0EFB"/>
    <w:rsid w:val="008E0F67"/>
    <w:rsid w:val="008E1B40"/>
    <w:rsid w:val="008E1F2C"/>
    <w:rsid w:val="008E20D0"/>
    <w:rsid w:val="008E235A"/>
    <w:rsid w:val="008E278B"/>
    <w:rsid w:val="008E2C1D"/>
    <w:rsid w:val="008E301A"/>
    <w:rsid w:val="008E3DC5"/>
    <w:rsid w:val="008E43D3"/>
    <w:rsid w:val="008E4448"/>
    <w:rsid w:val="008E4710"/>
    <w:rsid w:val="008E4A35"/>
    <w:rsid w:val="008E4BFB"/>
    <w:rsid w:val="008E4DF8"/>
    <w:rsid w:val="008E52F4"/>
    <w:rsid w:val="008E57B4"/>
    <w:rsid w:val="008E5C5C"/>
    <w:rsid w:val="008E5E70"/>
    <w:rsid w:val="008E758E"/>
    <w:rsid w:val="008E79BF"/>
    <w:rsid w:val="008E7E45"/>
    <w:rsid w:val="008F0089"/>
    <w:rsid w:val="008F04A4"/>
    <w:rsid w:val="008F0C6F"/>
    <w:rsid w:val="008F0DC5"/>
    <w:rsid w:val="008F104E"/>
    <w:rsid w:val="008F1A36"/>
    <w:rsid w:val="008F22B9"/>
    <w:rsid w:val="008F230D"/>
    <w:rsid w:val="008F255E"/>
    <w:rsid w:val="008F2648"/>
    <w:rsid w:val="008F2FB9"/>
    <w:rsid w:val="008F306C"/>
    <w:rsid w:val="008F3336"/>
    <w:rsid w:val="008F40C4"/>
    <w:rsid w:val="008F425E"/>
    <w:rsid w:val="008F450A"/>
    <w:rsid w:val="008F4F53"/>
    <w:rsid w:val="008F6A7C"/>
    <w:rsid w:val="008F6E80"/>
    <w:rsid w:val="008F72C5"/>
    <w:rsid w:val="008F73C7"/>
    <w:rsid w:val="008F7757"/>
    <w:rsid w:val="008F78C3"/>
    <w:rsid w:val="0090003B"/>
    <w:rsid w:val="00900681"/>
    <w:rsid w:val="00900781"/>
    <w:rsid w:val="0090117E"/>
    <w:rsid w:val="009013D1"/>
    <w:rsid w:val="0090235D"/>
    <w:rsid w:val="009029A6"/>
    <w:rsid w:val="00903754"/>
    <w:rsid w:val="00903948"/>
    <w:rsid w:val="00903E6A"/>
    <w:rsid w:val="00904DDE"/>
    <w:rsid w:val="00904EF8"/>
    <w:rsid w:val="0090521F"/>
    <w:rsid w:val="00905290"/>
    <w:rsid w:val="00905C5C"/>
    <w:rsid w:val="00906332"/>
    <w:rsid w:val="0090644B"/>
    <w:rsid w:val="0090763D"/>
    <w:rsid w:val="00907A71"/>
    <w:rsid w:val="00907EEC"/>
    <w:rsid w:val="00907FDB"/>
    <w:rsid w:val="009112EF"/>
    <w:rsid w:val="00911419"/>
    <w:rsid w:val="009114CD"/>
    <w:rsid w:val="00911503"/>
    <w:rsid w:val="00911C4C"/>
    <w:rsid w:val="00911D44"/>
    <w:rsid w:val="00912277"/>
    <w:rsid w:val="0091326A"/>
    <w:rsid w:val="0091340C"/>
    <w:rsid w:val="0091362C"/>
    <w:rsid w:val="00914208"/>
    <w:rsid w:val="00914214"/>
    <w:rsid w:val="00914805"/>
    <w:rsid w:val="00914A39"/>
    <w:rsid w:val="00914CD1"/>
    <w:rsid w:val="00914CDD"/>
    <w:rsid w:val="00915005"/>
    <w:rsid w:val="009157B3"/>
    <w:rsid w:val="00915D11"/>
    <w:rsid w:val="00916548"/>
    <w:rsid w:val="00916A12"/>
    <w:rsid w:val="00916E40"/>
    <w:rsid w:val="00917064"/>
    <w:rsid w:val="009172A4"/>
    <w:rsid w:val="009201CC"/>
    <w:rsid w:val="009206A4"/>
    <w:rsid w:val="00921908"/>
    <w:rsid w:val="00922002"/>
    <w:rsid w:val="00922464"/>
    <w:rsid w:val="0092285F"/>
    <w:rsid w:val="0092408B"/>
    <w:rsid w:val="00924322"/>
    <w:rsid w:val="009247DA"/>
    <w:rsid w:val="009260E9"/>
    <w:rsid w:val="0092738D"/>
    <w:rsid w:val="00927CE8"/>
    <w:rsid w:val="009305D2"/>
    <w:rsid w:val="00930666"/>
    <w:rsid w:val="00930A68"/>
    <w:rsid w:val="009311D7"/>
    <w:rsid w:val="0093126A"/>
    <w:rsid w:val="00931BBB"/>
    <w:rsid w:val="0093272F"/>
    <w:rsid w:val="009332D1"/>
    <w:rsid w:val="00933B6C"/>
    <w:rsid w:val="00934401"/>
    <w:rsid w:val="0093474C"/>
    <w:rsid w:val="0093483D"/>
    <w:rsid w:val="0093496C"/>
    <w:rsid w:val="00934C1D"/>
    <w:rsid w:val="009351F5"/>
    <w:rsid w:val="00935A5B"/>
    <w:rsid w:val="00935F36"/>
    <w:rsid w:val="009362A2"/>
    <w:rsid w:val="009371F7"/>
    <w:rsid w:val="009373D3"/>
    <w:rsid w:val="0094018B"/>
    <w:rsid w:val="00940827"/>
    <w:rsid w:val="00940A4C"/>
    <w:rsid w:val="00940C38"/>
    <w:rsid w:val="00940C60"/>
    <w:rsid w:val="0094149B"/>
    <w:rsid w:val="009415FA"/>
    <w:rsid w:val="00941B7C"/>
    <w:rsid w:val="0094211B"/>
    <w:rsid w:val="00942D2F"/>
    <w:rsid w:val="00943450"/>
    <w:rsid w:val="00943AB3"/>
    <w:rsid w:val="00943AD8"/>
    <w:rsid w:val="00944272"/>
    <w:rsid w:val="0094485F"/>
    <w:rsid w:val="00944A7F"/>
    <w:rsid w:val="00944E95"/>
    <w:rsid w:val="00944EB6"/>
    <w:rsid w:val="0094525F"/>
    <w:rsid w:val="00946586"/>
    <w:rsid w:val="009465DF"/>
    <w:rsid w:val="00946EB6"/>
    <w:rsid w:val="0094705A"/>
    <w:rsid w:val="00947AE6"/>
    <w:rsid w:val="00947D1E"/>
    <w:rsid w:val="009505D3"/>
    <w:rsid w:val="009508D1"/>
    <w:rsid w:val="00950F17"/>
    <w:rsid w:val="00951960"/>
    <w:rsid w:val="00952A68"/>
    <w:rsid w:val="00952B78"/>
    <w:rsid w:val="00952F71"/>
    <w:rsid w:val="00953582"/>
    <w:rsid w:val="00953A55"/>
    <w:rsid w:val="0095408F"/>
    <w:rsid w:val="0095427E"/>
    <w:rsid w:val="009545AB"/>
    <w:rsid w:val="00954876"/>
    <w:rsid w:val="00954D5B"/>
    <w:rsid w:val="00955520"/>
    <w:rsid w:val="009559CB"/>
    <w:rsid w:val="00955BA5"/>
    <w:rsid w:val="009560A3"/>
    <w:rsid w:val="009562E7"/>
    <w:rsid w:val="0095727A"/>
    <w:rsid w:val="00957CCC"/>
    <w:rsid w:val="00960298"/>
    <w:rsid w:val="00960382"/>
    <w:rsid w:val="0096125D"/>
    <w:rsid w:val="0096186F"/>
    <w:rsid w:val="00961C77"/>
    <w:rsid w:val="00961E94"/>
    <w:rsid w:val="0096243B"/>
    <w:rsid w:val="00962ABA"/>
    <w:rsid w:val="00962E37"/>
    <w:rsid w:val="0096321F"/>
    <w:rsid w:val="00963682"/>
    <w:rsid w:val="00963878"/>
    <w:rsid w:val="00963B76"/>
    <w:rsid w:val="00963D10"/>
    <w:rsid w:val="00963D8A"/>
    <w:rsid w:val="00964CAA"/>
    <w:rsid w:val="00965228"/>
    <w:rsid w:val="00965976"/>
    <w:rsid w:val="00965CC7"/>
    <w:rsid w:val="00965FD0"/>
    <w:rsid w:val="00966C25"/>
    <w:rsid w:val="00966E68"/>
    <w:rsid w:val="00966EDB"/>
    <w:rsid w:val="009678C6"/>
    <w:rsid w:val="00967A8B"/>
    <w:rsid w:val="00967DD9"/>
    <w:rsid w:val="00967EBF"/>
    <w:rsid w:val="0097006D"/>
    <w:rsid w:val="0097016D"/>
    <w:rsid w:val="00970A73"/>
    <w:rsid w:val="00971079"/>
    <w:rsid w:val="00971792"/>
    <w:rsid w:val="00971A7B"/>
    <w:rsid w:val="009724A9"/>
    <w:rsid w:val="009733A7"/>
    <w:rsid w:val="009739F1"/>
    <w:rsid w:val="00974353"/>
    <w:rsid w:val="0097450C"/>
    <w:rsid w:val="009758D7"/>
    <w:rsid w:val="00976796"/>
    <w:rsid w:val="00976D22"/>
    <w:rsid w:val="009772B0"/>
    <w:rsid w:val="00977CCB"/>
    <w:rsid w:val="0098001D"/>
    <w:rsid w:val="009804BD"/>
    <w:rsid w:val="00980F0A"/>
    <w:rsid w:val="0098144C"/>
    <w:rsid w:val="00981AAE"/>
    <w:rsid w:val="009820E9"/>
    <w:rsid w:val="00982FB2"/>
    <w:rsid w:val="009831D6"/>
    <w:rsid w:val="00983D36"/>
    <w:rsid w:val="009842BE"/>
    <w:rsid w:val="00984493"/>
    <w:rsid w:val="00984F45"/>
    <w:rsid w:val="00984F8C"/>
    <w:rsid w:val="009856B6"/>
    <w:rsid w:val="00986152"/>
    <w:rsid w:val="00986297"/>
    <w:rsid w:val="00987C1A"/>
    <w:rsid w:val="00990C63"/>
    <w:rsid w:val="009912B2"/>
    <w:rsid w:val="009916B4"/>
    <w:rsid w:val="00991ECA"/>
    <w:rsid w:val="009924E5"/>
    <w:rsid w:val="0099294A"/>
    <w:rsid w:val="00992C70"/>
    <w:rsid w:val="00992C99"/>
    <w:rsid w:val="00992DEA"/>
    <w:rsid w:val="00993076"/>
    <w:rsid w:val="009938EF"/>
    <w:rsid w:val="00993ACE"/>
    <w:rsid w:val="00993E1A"/>
    <w:rsid w:val="00994B2E"/>
    <w:rsid w:val="00995A9B"/>
    <w:rsid w:val="009965B5"/>
    <w:rsid w:val="009970B8"/>
    <w:rsid w:val="0099757B"/>
    <w:rsid w:val="009975BD"/>
    <w:rsid w:val="00997CC0"/>
    <w:rsid w:val="00997FD3"/>
    <w:rsid w:val="009A05F6"/>
    <w:rsid w:val="009A1192"/>
    <w:rsid w:val="009A127A"/>
    <w:rsid w:val="009A1A59"/>
    <w:rsid w:val="009A1B10"/>
    <w:rsid w:val="009A2493"/>
    <w:rsid w:val="009A2891"/>
    <w:rsid w:val="009A2AC0"/>
    <w:rsid w:val="009A3B4E"/>
    <w:rsid w:val="009A3C4D"/>
    <w:rsid w:val="009A4CBD"/>
    <w:rsid w:val="009A4D55"/>
    <w:rsid w:val="009A5330"/>
    <w:rsid w:val="009A593F"/>
    <w:rsid w:val="009A6275"/>
    <w:rsid w:val="009A6A99"/>
    <w:rsid w:val="009B0C4C"/>
    <w:rsid w:val="009B0FCB"/>
    <w:rsid w:val="009B1698"/>
    <w:rsid w:val="009B1AEF"/>
    <w:rsid w:val="009B2DA7"/>
    <w:rsid w:val="009B3185"/>
    <w:rsid w:val="009B428C"/>
    <w:rsid w:val="009B4AB9"/>
    <w:rsid w:val="009B4F9A"/>
    <w:rsid w:val="009B55B5"/>
    <w:rsid w:val="009B5606"/>
    <w:rsid w:val="009B5661"/>
    <w:rsid w:val="009B58EA"/>
    <w:rsid w:val="009B6B98"/>
    <w:rsid w:val="009B6D2D"/>
    <w:rsid w:val="009B6D89"/>
    <w:rsid w:val="009B7241"/>
    <w:rsid w:val="009B72E5"/>
    <w:rsid w:val="009B779C"/>
    <w:rsid w:val="009C110F"/>
    <w:rsid w:val="009C1AB2"/>
    <w:rsid w:val="009C1DA1"/>
    <w:rsid w:val="009C2094"/>
    <w:rsid w:val="009C2443"/>
    <w:rsid w:val="009C2510"/>
    <w:rsid w:val="009C2904"/>
    <w:rsid w:val="009C3D3D"/>
    <w:rsid w:val="009C3ECA"/>
    <w:rsid w:val="009C3FBE"/>
    <w:rsid w:val="009C417F"/>
    <w:rsid w:val="009C4786"/>
    <w:rsid w:val="009C489B"/>
    <w:rsid w:val="009C5875"/>
    <w:rsid w:val="009C5F00"/>
    <w:rsid w:val="009C695F"/>
    <w:rsid w:val="009C69F4"/>
    <w:rsid w:val="009C7016"/>
    <w:rsid w:val="009C7177"/>
    <w:rsid w:val="009C7BDB"/>
    <w:rsid w:val="009D03BF"/>
    <w:rsid w:val="009D03C2"/>
    <w:rsid w:val="009D07FB"/>
    <w:rsid w:val="009D0F1E"/>
    <w:rsid w:val="009D0FDF"/>
    <w:rsid w:val="009D142E"/>
    <w:rsid w:val="009D1452"/>
    <w:rsid w:val="009D1E4A"/>
    <w:rsid w:val="009D3AF1"/>
    <w:rsid w:val="009D4383"/>
    <w:rsid w:val="009D43DF"/>
    <w:rsid w:val="009D4A3F"/>
    <w:rsid w:val="009D500B"/>
    <w:rsid w:val="009D50EC"/>
    <w:rsid w:val="009D5CF3"/>
    <w:rsid w:val="009D66BE"/>
    <w:rsid w:val="009D7884"/>
    <w:rsid w:val="009D79CF"/>
    <w:rsid w:val="009D7A83"/>
    <w:rsid w:val="009D7AD7"/>
    <w:rsid w:val="009D7B6C"/>
    <w:rsid w:val="009D7DD7"/>
    <w:rsid w:val="009E12DD"/>
    <w:rsid w:val="009E19BF"/>
    <w:rsid w:val="009E1CA6"/>
    <w:rsid w:val="009E2616"/>
    <w:rsid w:val="009E2E39"/>
    <w:rsid w:val="009E3683"/>
    <w:rsid w:val="009E4240"/>
    <w:rsid w:val="009E438F"/>
    <w:rsid w:val="009E4E4D"/>
    <w:rsid w:val="009E4F24"/>
    <w:rsid w:val="009E520A"/>
    <w:rsid w:val="009E5334"/>
    <w:rsid w:val="009E5CFE"/>
    <w:rsid w:val="009E5DF8"/>
    <w:rsid w:val="009E6055"/>
    <w:rsid w:val="009E634E"/>
    <w:rsid w:val="009E6357"/>
    <w:rsid w:val="009E642C"/>
    <w:rsid w:val="009E6BBA"/>
    <w:rsid w:val="009E6D24"/>
    <w:rsid w:val="009E7164"/>
    <w:rsid w:val="009E75E7"/>
    <w:rsid w:val="009E7C11"/>
    <w:rsid w:val="009E7E9E"/>
    <w:rsid w:val="009F1CAA"/>
    <w:rsid w:val="009F20C5"/>
    <w:rsid w:val="009F26C9"/>
    <w:rsid w:val="009F2F83"/>
    <w:rsid w:val="009F2FE1"/>
    <w:rsid w:val="009F3EDF"/>
    <w:rsid w:val="009F3EF3"/>
    <w:rsid w:val="009F4020"/>
    <w:rsid w:val="009F42F0"/>
    <w:rsid w:val="009F4480"/>
    <w:rsid w:val="009F49B9"/>
    <w:rsid w:val="009F6420"/>
    <w:rsid w:val="009F6A65"/>
    <w:rsid w:val="009F6C17"/>
    <w:rsid w:val="009F6D20"/>
    <w:rsid w:val="009F7456"/>
    <w:rsid w:val="009F747E"/>
    <w:rsid w:val="009F770A"/>
    <w:rsid w:val="00A00011"/>
    <w:rsid w:val="00A00B22"/>
    <w:rsid w:val="00A0115B"/>
    <w:rsid w:val="00A01822"/>
    <w:rsid w:val="00A01F83"/>
    <w:rsid w:val="00A0287E"/>
    <w:rsid w:val="00A02C09"/>
    <w:rsid w:val="00A03453"/>
    <w:rsid w:val="00A0377A"/>
    <w:rsid w:val="00A0394B"/>
    <w:rsid w:val="00A03E7E"/>
    <w:rsid w:val="00A04007"/>
    <w:rsid w:val="00A040EE"/>
    <w:rsid w:val="00A04877"/>
    <w:rsid w:val="00A056CB"/>
    <w:rsid w:val="00A057EA"/>
    <w:rsid w:val="00A06065"/>
    <w:rsid w:val="00A06414"/>
    <w:rsid w:val="00A0664C"/>
    <w:rsid w:val="00A06D27"/>
    <w:rsid w:val="00A07B13"/>
    <w:rsid w:val="00A07C44"/>
    <w:rsid w:val="00A1059B"/>
    <w:rsid w:val="00A107C8"/>
    <w:rsid w:val="00A1093A"/>
    <w:rsid w:val="00A11494"/>
    <w:rsid w:val="00A11F49"/>
    <w:rsid w:val="00A12D51"/>
    <w:rsid w:val="00A12DC8"/>
    <w:rsid w:val="00A141DF"/>
    <w:rsid w:val="00A147FC"/>
    <w:rsid w:val="00A15075"/>
    <w:rsid w:val="00A15131"/>
    <w:rsid w:val="00A15247"/>
    <w:rsid w:val="00A15C58"/>
    <w:rsid w:val="00A16A95"/>
    <w:rsid w:val="00A16D13"/>
    <w:rsid w:val="00A171E5"/>
    <w:rsid w:val="00A171EC"/>
    <w:rsid w:val="00A1780B"/>
    <w:rsid w:val="00A17FFC"/>
    <w:rsid w:val="00A2002D"/>
    <w:rsid w:val="00A2093C"/>
    <w:rsid w:val="00A22308"/>
    <w:rsid w:val="00A225D5"/>
    <w:rsid w:val="00A2279B"/>
    <w:rsid w:val="00A22F3D"/>
    <w:rsid w:val="00A2323C"/>
    <w:rsid w:val="00A232D2"/>
    <w:rsid w:val="00A237B8"/>
    <w:rsid w:val="00A23A16"/>
    <w:rsid w:val="00A242DA"/>
    <w:rsid w:val="00A251F6"/>
    <w:rsid w:val="00A2628E"/>
    <w:rsid w:val="00A26421"/>
    <w:rsid w:val="00A264E6"/>
    <w:rsid w:val="00A26C6B"/>
    <w:rsid w:val="00A26EBE"/>
    <w:rsid w:val="00A26F01"/>
    <w:rsid w:val="00A27D37"/>
    <w:rsid w:val="00A27E8F"/>
    <w:rsid w:val="00A30509"/>
    <w:rsid w:val="00A30576"/>
    <w:rsid w:val="00A306F0"/>
    <w:rsid w:val="00A30BE2"/>
    <w:rsid w:val="00A317A0"/>
    <w:rsid w:val="00A3187C"/>
    <w:rsid w:val="00A31931"/>
    <w:rsid w:val="00A31B4B"/>
    <w:rsid w:val="00A31D4F"/>
    <w:rsid w:val="00A31F2F"/>
    <w:rsid w:val="00A3223C"/>
    <w:rsid w:val="00A3288E"/>
    <w:rsid w:val="00A32F17"/>
    <w:rsid w:val="00A343C9"/>
    <w:rsid w:val="00A34AD8"/>
    <w:rsid w:val="00A35445"/>
    <w:rsid w:val="00A3581C"/>
    <w:rsid w:val="00A36613"/>
    <w:rsid w:val="00A3692F"/>
    <w:rsid w:val="00A36E89"/>
    <w:rsid w:val="00A37026"/>
    <w:rsid w:val="00A37754"/>
    <w:rsid w:val="00A4060E"/>
    <w:rsid w:val="00A40B5E"/>
    <w:rsid w:val="00A425D6"/>
    <w:rsid w:val="00A428A3"/>
    <w:rsid w:val="00A42AE3"/>
    <w:rsid w:val="00A4372B"/>
    <w:rsid w:val="00A440FF"/>
    <w:rsid w:val="00A443FB"/>
    <w:rsid w:val="00A44D71"/>
    <w:rsid w:val="00A45876"/>
    <w:rsid w:val="00A461A1"/>
    <w:rsid w:val="00A4673E"/>
    <w:rsid w:val="00A46750"/>
    <w:rsid w:val="00A475A9"/>
    <w:rsid w:val="00A475AE"/>
    <w:rsid w:val="00A50A2D"/>
    <w:rsid w:val="00A50FF7"/>
    <w:rsid w:val="00A51609"/>
    <w:rsid w:val="00A51E9A"/>
    <w:rsid w:val="00A52154"/>
    <w:rsid w:val="00A52766"/>
    <w:rsid w:val="00A52D42"/>
    <w:rsid w:val="00A53565"/>
    <w:rsid w:val="00A54D9E"/>
    <w:rsid w:val="00A5552E"/>
    <w:rsid w:val="00A56427"/>
    <w:rsid w:val="00A602A7"/>
    <w:rsid w:val="00A60AF2"/>
    <w:rsid w:val="00A60F68"/>
    <w:rsid w:val="00A61872"/>
    <w:rsid w:val="00A61AA8"/>
    <w:rsid w:val="00A62922"/>
    <w:rsid w:val="00A63D63"/>
    <w:rsid w:val="00A64465"/>
    <w:rsid w:val="00A6488B"/>
    <w:rsid w:val="00A648AC"/>
    <w:rsid w:val="00A65182"/>
    <w:rsid w:val="00A6592D"/>
    <w:rsid w:val="00A65B7B"/>
    <w:rsid w:val="00A65FE3"/>
    <w:rsid w:val="00A66262"/>
    <w:rsid w:val="00A662E4"/>
    <w:rsid w:val="00A66993"/>
    <w:rsid w:val="00A66A0D"/>
    <w:rsid w:val="00A672B1"/>
    <w:rsid w:val="00A6757B"/>
    <w:rsid w:val="00A70107"/>
    <w:rsid w:val="00A7081A"/>
    <w:rsid w:val="00A70A94"/>
    <w:rsid w:val="00A70AAF"/>
    <w:rsid w:val="00A70C86"/>
    <w:rsid w:val="00A70C9E"/>
    <w:rsid w:val="00A70E30"/>
    <w:rsid w:val="00A71858"/>
    <w:rsid w:val="00A71998"/>
    <w:rsid w:val="00A71EFF"/>
    <w:rsid w:val="00A72192"/>
    <w:rsid w:val="00A73685"/>
    <w:rsid w:val="00A736B7"/>
    <w:rsid w:val="00A73CBB"/>
    <w:rsid w:val="00A73FB3"/>
    <w:rsid w:val="00A74CB9"/>
    <w:rsid w:val="00A74FD8"/>
    <w:rsid w:val="00A75008"/>
    <w:rsid w:val="00A75492"/>
    <w:rsid w:val="00A759AD"/>
    <w:rsid w:val="00A76003"/>
    <w:rsid w:val="00A768F4"/>
    <w:rsid w:val="00A7762A"/>
    <w:rsid w:val="00A77757"/>
    <w:rsid w:val="00A7784C"/>
    <w:rsid w:val="00A77B0E"/>
    <w:rsid w:val="00A8098B"/>
    <w:rsid w:val="00A80F6D"/>
    <w:rsid w:val="00A8162C"/>
    <w:rsid w:val="00A81845"/>
    <w:rsid w:val="00A81863"/>
    <w:rsid w:val="00A81CBC"/>
    <w:rsid w:val="00A82413"/>
    <w:rsid w:val="00A82B73"/>
    <w:rsid w:val="00A843A3"/>
    <w:rsid w:val="00A8468C"/>
    <w:rsid w:val="00A85123"/>
    <w:rsid w:val="00A855DA"/>
    <w:rsid w:val="00A86532"/>
    <w:rsid w:val="00A8670E"/>
    <w:rsid w:val="00A87004"/>
    <w:rsid w:val="00A876DA"/>
    <w:rsid w:val="00A87C7C"/>
    <w:rsid w:val="00A90950"/>
    <w:rsid w:val="00A90A5D"/>
    <w:rsid w:val="00A91D19"/>
    <w:rsid w:val="00A92BB1"/>
    <w:rsid w:val="00A92F93"/>
    <w:rsid w:val="00A92FA4"/>
    <w:rsid w:val="00A93445"/>
    <w:rsid w:val="00A94558"/>
    <w:rsid w:val="00A945D7"/>
    <w:rsid w:val="00A9475E"/>
    <w:rsid w:val="00A94A94"/>
    <w:rsid w:val="00A94B5B"/>
    <w:rsid w:val="00A9508D"/>
    <w:rsid w:val="00A95B1E"/>
    <w:rsid w:val="00A96860"/>
    <w:rsid w:val="00A9689B"/>
    <w:rsid w:val="00A96E66"/>
    <w:rsid w:val="00A97476"/>
    <w:rsid w:val="00A975FD"/>
    <w:rsid w:val="00A97AC0"/>
    <w:rsid w:val="00AA0379"/>
    <w:rsid w:val="00AA11D9"/>
    <w:rsid w:val="00AA127E"/>
    <w:rsid w:val="00AA15B6"/>
    <w:rsid w:val="00AA1839"/>
    <w:rsid w:val="00AA1C54"/>
    <w:rsid w:val="00AA29EE"/>
    <w:rsid w:val="00AA2F38"/>
    <w:rsid w:val="00AA2F42"/>
    <w:rsid w:val="00AA3BBB"/>
    <w:rsid w:val="00AA4131"/>
    <w:rsid w:val="00AA4835"/>
    <w:rsid w:val="00AA4C9B"/>
    <w:rsid w:val="00AA5B85"/>
    <w:rsid w:val="00AA5DFE"/>
    <w:rsid w:val="00AA5E97"/>
    <w:rsid w:val="00AA6151"/>
    <w:rsid w:val="00AA63AC"/>
    <w:rsid w:val="00AA6BB2"/>
    <w:rsid w:val="00AA6FA5"/>
    <w:rsid w:val="00AA7B0B"/>
    <w:rsid w:val="00AA7C57"/>
    <w:rsid w:val="00AA7E64"/>
    <w:rsid w:val="00AB0828"/>
    <w:rsid w:val="00AB0E41"/>
    <w:rsid w:val="00AB11C8"/>
    <w:rsid w:val="00AB123D"/>
    <w:rsid w:val="00AB14E6"/>
    <w:rsid w:val="00AB1C5F"/>
    <w:rsid w:val="00AB2C76"/>
    <w:rsid w:val="00AB32F3"/>
    <w:rsid w:val="00AB41AA"/>
    <w:rsid w:val="00AB4B9C"/>
    <w:rsid w:val="00AB520F"/>
    <w:rsid w:val="00AB5533"/>
    <w:rsid w:val="00AB55C0"/>
    <w:rsid w:val="00AB579E"/>
    <w:rsid w:val="00AB6D15"/>
    <w:rsid w:val="00AB701E"/>
    <w:rsid w:val="00AB7CAB"/>
    <w:rsid w:val="00AB7FBA"/>
    <w:rsid w:val="00AC1071"/>
    <w:rsid w:val="00AC111A"/>
    <w:rsid w:val="00AC128D"/>
    <w:rsid w:val="00AC1517"/>
    <w:rsid w:val="00AC18CD"/>
    <w:rsid w:val="00AC1D3D"/>
    <w:rsid w:val="00AC209E"/>
    <w:rsid w:val="00AC2555"/>
    <w:rsid w:val="00AC267E"/>
    <w:rsid w:val="00AC28B0"/>
    <w:rsid w:val="00AC29CA"/>
    <w:rsid w:val="00AC2E02"/>
    <w:rsid w:val="00AC3B3F"/>
    <w:rsid w:val="00AC3E20"/>
    <w:rsid w:val="00AC4032"/>
    <w:rsid w:val="00AC48EC"/>
    <w:rsid w:val="00AC498D"/>
    <w:rsid w:val="00AC4D96"/>
    <w:rsid w:val="00AC5967"/>
    <w:rsid w:val="00AC5CBA"/>
    <w:rsid w:val="00AC5F7A"/>
    <w:rsid w:val="00AC6286"/>
    <w:rsid w:val="00AC651D"/>
    <w:rsid w:val="00AC6B94"/>
    <w:rsid w:val="00AC78B4"/>
    <w:rsid w:val="00AD08D5"/>
    <w:rsid w:val="00AD0AC5"/>
    <w:rsid w:val="00AD0B33"/>
    <w:rsid w:val="00AD1789"/>
    <w:rsid w:val="00AD1E08"/>
    <w:rsid w:val="00AD25A5"/>
    <w:rsid w:val="00AD2D04"/>
    <w:rsid w:val="00AD35B2"/>
    <w:rsid w:val="00AD36FB"/>
    <w:rsid w:val="00AD3E5F"/>
    <w:rsid w:val="00AD402B"/>
    <w:rsid w:val="00AD40F2"/>
    <w:rsid w:val="00AD47C3"/>
    <w:rsid w:val="00AD4844"/>
    <w:rsid w:val="00AD4D8D"/>
    <w:rsid w:val="00AD5294"/>
    <w:rsid w:val="00AD5577"/>
    <w:rsid w:val="00AD5AEF"/>
    <w:rsid w:val="00AD6712"/>
    <w:rsid w:val="00AD6E0F"/>
    <w:rsid w:val="00AD6E13"/>
    <w:rsid w:val="00AD711C"/>
    <w:rsid w:val="00AD7464"/>
    <w:rsid w:val="00AD770E"/>
    <w:rsid w:val="00AD7AB6"/>
    <w:rsid w:val="00AD7E0F"/>
    <w:rsid w:val="00AE0A73"/>
    <w:rsid w:val="00AE0BBA"/>
    <w:rsid w:val="00AE0C54"/>
    <w:rsid w:val="00AE0FAF"/>
    <w:rsid w:val="00AE1C81"/>
    <w:rsid w:val="00AE23E9"/>
    <w:rsid w:val="00AE27C4"/>
    <w:rsid w:val="00AE27FA"/>
    <w:rsid w:val="00AE327E"/>
    <w:rsid w:val="00AE349A"/>
    <w:rsid w:val="00AE3C0E"/>
    <w:rsid w:val="00AE4625"/>
    <w:rsid w:val="00AE5160"/>
    <w:rsid w:val="00AE55E4"/>
    <w:rsid w:val="00AE5685"/>
    <w:rsid w:val="00AE5D9B"/>
    <w:rsid w:val="00AE67EA"/>
    <w:rsid w:val="00AE6E12"/>
    <w:rsid w:val="00AE7952"/>
    <w:rsid w:val="00AE7AB4"/>
    <w:rsid w:val="00AF00EF"/>
    <w:rsid w:val="00AF3057"/>
    <w:rsid w:val="00AF3256"/>
    <w:rsid w:val="00AF3EF4"/>
    <w:rsid w:val="00AF4153"/>
    <w:rsid w:val="00AF467A"/>
    <w:rsid w:val="00AF4A6A"/>
    <w:rsid w:val="00AF4FE9"/>
    <w:rsid w:val="00AF57CC"/>
    <w:rsid w:val="00AF6F7F"/>
    <w:rsid w:val="00AF7277"/>
    <w:rsid w:val="00AF736B"/>
    <w:rsid w:val="00AF7D28"/>
    <w:rsid w:val="00B008C4"/>
    <w:rsid w:val="00B00DF5"/>
    <w:rsid w:val="00B01266"/>
    <w:rsid w:val="00B01AC1"/>
    <w:rsid w:val="00B01D23"/>
    <w:rsid w:val="00B030F9"/>
    <w:rsid w:val="00B04294"/>
    <w:rsid w:val="00B04BD5"/>
    <w:rsid w:val="00B04EDD"/>
    <w:rsid w:val="00B05C1D"/>
    <w:rsid w:val="00B05EE3"/>
    <w:rsid w:val="00B06311"/>
    <w:rsid w:val="00B0758D"/>
    <w:rsid w:val="00B075E0"/>
    <w:rsid w:val="00B07FB5"/>
    <w:rsid w:val="00B10135"/>
    <w:rsid w:val="00B1038E"/>
    <w:rsid w:val="00B10B89"/>
    <w:rsid w:val="00B1140C"/>
    <w:rsid w:val="00B119C4"/>
    <w:rsid w:val="00B11B2F"/>
    <w:rsid w:val="00B12928"/>
    <w:rsid w:val="00B12B0A"/>
    <w:rsid w:val="00B12BA6"/>
    <w:rsid w:val="00B12D62"/>
    <w:rsid w:val="00B13062"/>
    <w:rsid w:val="00B1344D"/>
    <w:rsid w:val="00B13473"/>
    <w:rsid w:val="00B13E6A"/>
    <w:rsid w:val="00B15B11"/>
    <w:rsid w:val="00B1606F"/>
    <w:rsid w:val="00B1611B"/>
    <w:rsid w:val="00B16200"/>
    <w:rsid w:val="00B16575"/>
    <w:rsid w:val="00B16908"/>
    <w:rsid w:val="00B1698F"/>
    <w:rsid w:val="00B16D51"/>
    <w:rsid w:val="00B16EB0"/>
    <w:rsid w:val="00B173AE"/>
    <w:rsid w:val="00B200B7"/>
    <w:rsid w:val="00B20450"/>
    <w:rsid w:val="00B206B1"/>
    <w:rsid w:val="00B2180D"/>
    <w:rsid w:val="00B218A2"/>
    <w:rsid w:val="00B21A22"/>
    <w:rsid w:val="00B25671"/>
    <w:rsid w:val="00B256CC"/>
    <w:rsid w:val="00B25A60"/>
    <w:rsid w:val="00B25CCA"/>
    <w:rsid w:val="00B262DC"/>
    <w:rsid w:val="00B263BD"/>
    <w:rsid w:val="00B26937"/>
    <w:rsid w:val="00B26986"/>
    <w:rsid w:val="00B2703B"/>
    <w:rsid w:val="00B2754E"/>
    <w:rsid w:val="00B27C85"/>
    <w:rsid w:val="00B27F08"/>
    <w:rsid w:val="00B27FC9"/>
    <w:rsid w:val="00B31C6A"/>
    <w:rsid w:val="00B32E92"/>
    <w:rsid w:val="00B33700"/>
    <w:rsid w:val="00B33BBB"/>
    <w:rsid w:val="00B33FB7"/>
    <w:rsid w:val="00B3550E"/>
    <w:rsid w:val="00B35865"/>
    <w:rsid w:val="00B35A08"/>
    <w:rsid w:val="00B36EE8"/>
    <w:rsid w:val="00B36F14"/>
    <w:rsid w:val="00B37EF3"/>
    <w:rsid w:val="00B401F2"/>
    <w:rsid w:val="00B40212"/>
    <w:rsid w:val="00B40F7B"/>
    <w:rsid w:val="00B42287"/>
    <w:rsid w:val="00B4243D"/>
    <w:rsid w:val="00B42729"/>
    <w:rsid w:val="00B42A6C"/>
    <w:rsid w:val="00B43529"/>
    <w:rsid w:val="00B437F2"/>
    <w:rsid w:val="00B43A3A"/>
    <w:rsid w:val="00B43BA2"/>
    <w:rsid w:val="00B440C6"/>
    <w:rsid w:val="00B445A6"/>
    <w:rsid w:val="00B445AE"/>
    <w:rsid w:val="00B4472B"/>
    <w:rsid w:val="00B447DB"/>
    <w:rsid w:val="00B449DD"/>
    <w:rsid w:val="00B45BB8"/>
    <w:rsid w:val="00B46687"/>
    <w:rsid w:val="00B466DF"/>
    <w:rsid w:val="00B466EB"/>
    <w:rsid w:val="00B46821"/>
    <w:rsid w:val="00B468DD"/>
    <w:rsid w:val="00B471DC"/>
    <w:rsid w:val="00B4770D"/>
    <w:rsid w:val="00B479D2"/>
    <w:rsid w:val="00B47D46"/>
    <w:rsid w:val="00B47DE7"/>
    <w:rsid w:val="00B47EA4"/>
    <w:rsid w:val="00B50422"/>
    <w:rsid w:val="00B50BE0"/>
    <w:rsid w:val="00B5100E"/>
    <w:rsid w:val="00B51739"/>
    <w:rsid w:val="00B5174C"/>
    <w:rsid w:val="00B5202A"/>
    <w:rsid w:val="00B5257F"/>
    <w:rsid w:val="00B52989"/>
    <w:rsid w:val="00B52B0D"/>
    <w:rsid w:val="00B52FFB"/>
    <w:rsid w:val="00B53046"/>
    <w:rsid w:val="00B5315F"/>
    <w:rsid w:val="00B5374C"/>
    <w:rsid w:val="00B53DDC"/>
    <w:rsid w:val="00B54126"/>
    <w:rsid w:val="00B54362"/>
    <w:rsid w:val="00B54528"/>
    <w:rsid w:val="00B54540"/>
    <w:rsid w:val="00B553A7"/>
    <w:rsid w:val="00B554D7"/>
    <w:rsid w:val="00B5732F"/>
    <w:rsid w:val="00B579B8"/>
    <w:rsid w:val="00B60546"/>
    <w:rsid w:val="00B609B7"/>
    <w:rsid w:val="00B61143"/>
    <w:rsid w:val="00B611C6"/>
    <w:rsid w:val="00B6126A"/>
    <w:rsid w:val="00B62303"/>
    <w:rsid w:val="00B6231D"/>
    <w:rsid w:val="00B626C3"/>
    <w:rsid w:val="00B6360F"/>
    <w:rsid w:val="00B63A46"/>
    <w:rsid w:val="00B6473B"/>
    <w:rsid w:val="00B64744"/>
    <w:rsid w:val="00B647F1"/>
    <w:rsid w:val="00B64D60"/>
    <w:rsid w:val="00B654EB"/>
    <w:rsid w:val="00B655EE"/>
    <w:rsid w:val="00B65ACC"/>
    <w:rsid w:val="00B65BA8"/>
    <w:rsid w:val="00B66BCE"/>
    <w:rsid w:val="00B6752D"/>
    <w:rsid w:val="00B6755E"/>
    <w:rsid w:val="00B67B5A"/>
    <w:rsid w:val="00B67E17"/>
    <w:rsid w:val="00B7004F"/>
    <w:rsid w:val="00B70B9B"/>
    <w:rsid w:val="00B7108C"/>
    <w:rsid w:val="00B71596"/>
    <w:rsid w:val="00B71D43"/>
    <w:rsid w:val="00B72216"/>
    <w:rsid w:val="00B723A4"/>
    <w:rsid w:val="00B72D83"/>
    <w:rsid w:val="00B7320B"/>
    <w:rsid w:val="00B738CB"/>
    <w:rsid w:val="00B73C59"/>
    <w:rsid w:val="00B74B1D"/>
    <w:rsid w:val="00B753C4"/>
    <w:rsid w:val="00B7542F"/>
    <w:rsid w:val="00B76AED"/>
    <w:rsid w:val="00B775FF"/>
    <w:rsid w:val="00B77E7F"/>
    <w:rsid w:val="00B80A7F"/>
    <w:rsid w:val="00B81654"/>
    <w:rsid w:val="00B81680"/>
    <w:rsid w:val="00B823E3"/>
    <w:rsid w:val="00B82C39"/>
    <w:rsid w:val="00B8356D"/>
    <w:rsid w:val="00B836A7"/>
    <w:rsid w:val="00B837C7"/>
    <w:rsid w:val="00B84B21"/>
    <w:rsid w:val="00B85092"/>
    <w:rsid w:val="00B8626E"/>
    <w:rsid w:val="00B8659F"/>
    <w:rsid w:val="00B869DD"/>
    <w:rsid w:val="00B9065C"/>
    <w:rsid w:val="00B90746"/>
    <w:rsid w:val="00B91A75"/>
    <w:rsid w:val="00B924A8"/>
    <w:rsid w:val="00B92B4B"/>
    <w:rsid w:val="00B92C60"/>
    <w:rsid w:val="00B93760"/>
    <w:rsid w:val="00B94300"/>
    <w:rsid w:val="00B94453"/>
    <w:rsid w:val="00B95C96"/>
    <w:rsid w:val="00B9640A"/>
    <w:rsid w:val="00B96BA9"/>
    <w:rsid w:val="00B96EB4"/>
    <w:rsid w:val="00B96ECF"/>
    <w:rsid w:val="00B96F1D"/>
    <w:rsid w:val="00B97AC9"/>
    <w:rsid w:val="00B97FC0"/>
    <w:rsid w:val="00BA0A27"/>
    <w:rsid w:val="00BA10B9"/>
    <w:rsid w:val="00BA1283"/>
    <w:rsid w:val="00BA1EE9"/>
    <w:rsid w:val="00BA2394"/>
    <w:rsid w:val="00BA27D0"/>
    <w:rsid w:val="00BA2C7B"/>
    <w:rsid w:val="00BA30C2"/>
    <w:rsid w:val="00BA310C"/>
    <w:rsid w:val="00BA4411"/>
    <w:rsid w:val="00BA446C"/>
    <w:rsid w:val="00BA4F55"/>
    <w:rsid w:val="00BA5130"/>
    <w:rsid w:val="00BA54B5"/>
    <w:rsid w:val="00BA584E"/>
    <w:rsid w:val="00BA5EEB"/>
    <w:rsid w:val="00BA7766"/>
    <w:rsid w:val="00BA7DB8"/>
    <w:rsid w:val="00BB0BA6"/>
    <w:rsid w:val="00BB11AF"/>
    <w:rsid w:val="00BB1317"/>
    <w:rsid w:val="00BB1353"/>
    <w:rsid w:val="00BB19CF"/>
    <w:rsid w:val="00BB1DF0"/>
    <w:rsid w:val="00BB3255"/>
    <w:rsid w:val="00BB348E"/>
    <w:rsid w:val="00BB37B2"/>
    <w:rsid w:val="00BB3A01"/>
    <w:rsid w:val="00BB3D09"/>
    <w:rsid w:val="00BB4585"/>
    <w:rsid w:val="00BB498A"/>
    <w:rsid w:val="00BB540A"/>
    <w:rsid w:val="00BB59AF"/>
    <w:rsid w:val="00BB73CB"/>
    <w:rsid w:val="00BB772D"/>
    <w:rsid w:val="00BB78AE"/>
    <w:rsid w:val="00BC03DF"/>
    <w:rsid w:val="00BC10D7"/>
    <w:rsid w:val="00BC12F8"/>
    <w:rsid w:val="00BC20F1"/>
    <w:rsid w:val="00BC3055"/>
    <w:rsid w:val="00BC348D"/>
    <w:rsid w:val="00BC3BB5"/>
    <w:rsid w:val="00BC3E6E"/>
    <w:rsid w:val="00BC3EA3"/>
    <w:rsid w:val="00BC4AB1"/>
    <w:rsid w:val="00BC5103"/>
    <w:rsid w:val="00BC59A1"/>
    <w:rsid w:val="00BC64EB"/>
    <w:rsid w:val="00BC6E20"/>
    <w:rsid w:val="00BC6E6A"/>
    <w:rsid w:val="00BC72FA"/>
    <w:rsid w:val="00BC75AD"/>
    <w:rsid w:val="00BD2687"/>
    <w:rsid w:val="00BD26F6"/>
    <w:rsid w:val="00BD278E"/>
    <w:rsid w:val="00BD3213"/>
    <w:rsid w:val="00BD340C"/>
    <w:rsid w:val="00BD34C7"/>
    <w:rsid w:val="00BD3625"/>
    <w:rsid w:val="00BD364D"/>
    <w:rsid w:val="00BD3F06"/>
    <w:rsid w:val="00BD3FA1"/>
    <w:rsid w:val="00BD434F"/>
    <w:rsid w:val="00BD4A73"/>
    <w:rsid w:val="00BD5636"/>
    <w:rsid w:val="00BD5A2E"/>
    <w:rsid w:val="00BD5E5E"/>
    <w:rsid w:val="00BD5F6E"/>
    <w:rsid w:val="00BD6335"/>
    <w:rsid w:val="00BD6581"/>
    <w:rsid w:val="00BD6758"/>
    <w:rsid w:val="00BD6B27"/>
    <w:rsid w:val="00BD7449"/>
    <w:rsid w:val="00BD7CC8"/>
    <w:rsid w:val="00BD7DB1"/>
    <w:rsid w:val="00BE0ACF"/>
    <w:rsid w:val="00BE1229"/>
    <w:rsid w:val="00BE13F6"/>
    <w:rsid w:val="00BE2084"/>
    <w:rsid w:val="00BE2B4E"/>
    <w:rsid w:val="00BE2EFB"/>
    <w:rsid w:val="00BE331F"/>
    <w:rsid w:val="00BE3B5A"/>
    <w:rsid w:val="00BE3BA5"/>
    <w:rsid w:val="00BE3C01"/>
    <w:rsid w:val="00BE46DE"/>
    <w:rsid w:val="00BE48EA"/>
    <w:rsid w:val="00BE59F4"/>
    <w:rsid w:val="00BE6FCA"/>
    <w:rsid w:val="00BE7220"/>
    <w:rsid w:val="00BE7221"/>
    <w:rsid w:val="00BE73EE"/>
    <w:rsid w:val="00BE74FD"/>
    <w:rsid w:val="00BE7B4B"/>
    <w:rsid w:val="00BF00C2"/>
    <w:rsid w:val="00BF162C"/>
    <w:rsid w:val="00BF168A"/>
    <w:rsid w:val="00BF1F99"/>
    <w:rsid w:val="00BF2129"/>
    <w:rsid w:val="00BF317B"/>
    <w:rsid w:val="00BF32AC"/>
    <w:rsid w:val="00BF339E"/>
    <w:rsid w:val="00BF3763"/>
    <w:rsid w:val="00BF38FC"/>
    <w:rsid w:val="00BF3A17"/>
    <w:rsid w:val="00BF3E28"/>
    <w:rsid w:val="00BF4026"/>
    <w:rsid w:val="00BF4405"/>
    <w:rsid w:val="00BF4903"/>
    <w:rsid w:val="00BF4AAD"/>
    <w:rsid w:val="00BF4BA7"/>
    <w:rsid w:val="00BF511F"/>
    <w:rsid w:val="00BF5406"/>
    <w:rsid w:val="00BF5F4D"/>
    <w:rsid w:val="00BF5FE3"/>
    <w:rsid w:val="00BF708F"/>
    <w:rsid w:val="00BF72BD"/>
    <w:rsid w:val="00BF72CB"/>
    <w:rsid w:val="00BF7E20"/>
    <w:rsid w:val="00BF7E5E"/>
    <w:rsid w:val="00C0041D"/>
    <w:rsid w:val="00C00552"/>
    <w:rsid w:val="00C00BE4"/>
    <w:rsid w:val="00C0100D"/>
    <w:rsid w:val="00C0193C"/>
    <w:rsid w:val="00C03297"/>
    <w:rsid w:val="00C0388E"/>
    <w:rsid w:val="00C03D9E"/>
    <w:rsid w:val="00C03E92"/>
    <w:rsid w:val="00C05633"/>
    <w:rsid w:val="00C058F5"/>
    <w:rsid w:val="00C06251"/>
    <w:rsid w:val="00C069E2"/>
    <w:rsid w:val="00C06A45"/>
    <w:rsid w:val="00C06D4D"/>
    <w:rsid w:val="00C078CA"/>
    <w:rsid w:val="00C07F6A"/>
    <w:rsid w:val="00C1000E"/>
    <w:rsid w:val="00C10329"/>
    <w:rsid w:val="00C108BD"/>
    <w:rsid w:val="00C10B63"/>
    <w:rsid w:val="00C11A7C"/>
    <w:rsid w:val="00C11EA1"/>
    <w:rsid w:val="00C12DFB"/>
    <w:rsid w:val="00C12F44"/>
    <w:rsid w:val="00C130BD"/>
    <w:rsid w:val="00C135CA"/>
    <w:rsid w:val="00C136CD"/>
    <w:rsid w:val="00C1383C"/>
    <w:rsid w:val="00C14FF7"/>
    <w:rsid w:val="00C151D2"/>
    <w:rsid w:val="00C157C1"/>
    <w:rsid w:val="00C172F0"/>
    <w:rsid w:val="00C17B08"/>
    <w:rsid w:val="00C20700"/>
    <w:rsid w:val="00C20B8A"/>
    <w:rsid w:val="00C22024"/>
    <w:rsid w:val="00C22EC3"/>
    <w:rsid w:val="00C23458"/>
    <w:rsid w:val="00C235AA"/>
    <w:rsid w:val="00C23DF1"/>
    <w:rsid w:val="00C24A6F"/>
    <w:rsid w:val="00C24F7B"/>
    <w:rsid w:val="00C25014"/>
    <w:rsid w:val="00C253CD"/>
    <w:rsid w:val="00C2581B"/>
    <w:rsid w:val="00C262FA"/>
    <w:rsid w:val="00C26FA3"/>
    <w:rsid w:val="00C273C1"/>
    <w:rsid w:val="00C27D89"/>
    <w:rsid w:val="00C27FBD"/>
    <w:rsid w:val="00C30338"/>
    <w:rsid w:val="00C30516"/>
    <w:rsid w:val="00C311FC"/>
    <w:rsid w:val="00C323F7"/>
    <w:rsid w:val="00C32783"/>
    <w:rsid w:val="00C33D2C"/>
    <w:rsid w:val="00C3411A"/>
    <w:rsid w:val="00C350EF"/>
    <w:rsid w:val="00C35812"/>
    <w:rsid w:val="00C35E86"/>
    <w:rsid w:val="00C36902"/>
    <w:rsid w:val="00C36E92"/>
    <w:rsid w:val="00C37F5B"/>
    <w:rsid w:val="00C41E64"/>
    <w:rsid w:val="00C42192"/>
    <w:rsid w:val="00C42197"/>
    <w:rsid w:val="00C42624"/>
    <w:rsid w:val="00C426AC"/>
    <w:rsid w:val="00C428F0"/>
    <w:rsid w:val="00C4292F"/>
    <w:rsid w:val="00C4295C"/>
    <w:rsid w:val="00C43406"/>
    <w:rsid w:val="00C4350A"/>
    <w:rsid w:val="00C43534"/>
    <w:rsid w:val="00C4382D"/>
    <w:rsid w:val="00C44179"/>
    <w:rsid w:val="00C44E76"/>
    <w:rsid w:val="00C44F80"/>
    <w:rsid w:val="00C45245"/>
    <w:rsid w:val="00C4541C"/>
    <w:rsid w:val="00C45786"/>
    <w:rsid w:val="00C45D27"/>
    <w:rsid w:val="00C462CF"/>
    <w:rsid w:val="00C467E3"/>
    <w:rsid w:val="00C46B8A"/>
    <w:rsid w:val="00C47054"/>
    <w:rsid w:val="00C50365"/>
    <w:rsid w:val="00C51911"/>
    <w:rsid w:val="00C53693"/>
    <w:rsid w:val="00C53A0F"/>
    <w:rsid w:val="00C53B33"/>
    <w:rsid w:val="00C53D2C"/>
    <w:rsid w:val="00C545F1"/>
    <w:rsid w:val="00C54629"/>
    <w:rsid w:val="00C55115"/>
    <w:rsid w:val="00C5560D"/>
    <w:rsid w:val="00C556CE"/>
    <w:rsid w:val="00C55844"/>
    <w:rsid w:val="00C55CE5"/>
    <w:rsid w:val="00C562F2"/>
    <w:rsid w:val="00C57069"/>
    <w:rsid w:val="00C5757E"/>
    <w:rsid w:val="00C57B19"/>
    <w:rsid w:val="00C6058C"/>
    <w:rsid w:val="00C60AC8"/>
    <w:rsid w:val="00C61949"/>
    <w:rsid w:val="00C61D6E"/>
    <w:rsid w:val="00C6231B"/>
    <w:rsid w:val="00C62AB5"/>
    <w:rsid w:val="00C62B4B"/>
    <w:rsid w:val="00C630F2"/>
    <w:rsid w:val="00C6328C"/>
    <w:rsid w:val="00C6375C"/>
    <w:rsid w:val="00C63795"/>
    <w:rsid w:val="00C64B9B"/>
    <w:rsid w:val="00C65141"/>
    <w:rsid w:val="00C65E79"/>
    <w:rsid w:val="00C6607C"/>
    <w:rsid w:val="00C66436"/>
    <w:rsid w:val="00C6668A"/>
    <w:rsid w:val="00C66C54"/>
    <w:rsid w:val="00C66F29"/>
    <w:rsid w:val="00C673BA"/>
    <w:rsid w:val="00C67830"/>
    <w:rsid w:val="00C700FB"/>
    <w:rsid w:val="00C7065D"/>
    <w:rsid w:val="00C70A67"/>
    <w:rsid w:val="00C70DC0"/>
    <w:rsid w:val="00C70ED7"/>
    <w:rsid w:val="00C71168"/>
    <w:rsid w:val="00C71175"/>
    <w:rsid w:val="00C71201"/>
    <w:rsid w:val="00C7125B"/>
    <w:rsid w:val="00C71B72"/>
    <w:rsid w:val="00C720C3"/>
    <w:rsid w:val="00C72199"/>
    <w:rsid w:val="00C722A2"/>
    <w:rsid w:val="00C7262D"/>
    <w:rsid w:val="00C72B37"/>
    <w:rsid w:val="00C72C0A"/>
    <w:rsid w:val="00C735B7"/>
    <w:rsid w:val="00C7371A"/>
    <w:rsid w:val="00C73FD6"/>
    <w:rsid w:val="00C74198"/>
    <w:rsid w:val="00C7443B"/>
    <w:rsid w:val="00C7482C"/>
    <w:rsid w:val="00C74FBF"/>
    <w:rsid w:val="00C750DA"/>
    <w:rsid w:val="00C75354"/>
    <w:rsid w:val="00C75952"/>
    <w:rsid w:val="00C75CBB"/>
    <w:rsid w:val="00C75CDE"/>
    <w:rsid w:val="00C767D2"/>
    <w:rsid w:val="00C7695C"/>
    <w:rsid w:val="00C76C90"/>
    <w:rsid w:val="00C771E4"/>
    <w:rsid w:val="00C774EF"/>
    <w:rsid w:val="00C77712"/>
    <w:rsid w:val="00C77865"/>
    <w:rsid w:val="00C778AC"/>
    <w:rsid w:val="00C80514"/>
    <w:rsid w:val="00C80785"/>
    <w:rsid w:val="00C80D66"/>
    <w:rsid w:val="00C80D87"/>
    <w:rsid w:val="00C8128C"/>
    <w:rsid w:val="00C814D0"/>
    <w:rsid w:val="00C81A51"/>
    <w:rsid w:val="00C81F9C"/>
    <w:rsid w:val="00C82ACF"/>
    <w:rsid w:val="00C8360C"/>
    <w:rsid w:val="00C8366A"/>
    <w:rsid w:val="00C83D3B"/>
    <w:rsid w:val="00C842DE"/>
    <w:rsid w:val="00C846A8"/>
    <w:rsid w:val="00C84980"/>
    <w:rsid w:val="00C84B54"/>
    <w:rsid w:val="00C84B5A"/>
    <w:rsid w:val="00C84E08"/>
    <w:rsid w:val="00C85EE2"/>
    <w:rsid w:val="00C8704D"/>
    <w:rsid w:val="00C8759B"/>
    <w:rsid w:val="00C87879"/>
    <w:rsid w:val="00C901EE"/>
    <w:rsid w:val="00C9039D"/>
    <w:rsid w:val="00C90513"/>
    <w:rsid w:val="00C90528"/>
    <w:rsid w:val="00C90600"/>
    <w:rsid w:val="00C9096D"/>
    <w:rsid w:val="00C90E3F"/>
    <w:rsid w:val="00C91132"/>
    <w:rsid w:val="00C918C2"/>
    <w:rsid w:val="00C91D6A"/>
    <w:rsid w:val="00C92205"/>
    <w:rsid w:val="00C92909"/>
    <w:rsid w:val="00C9339E"/>
    <w:rsid w:val="00C93620"/>
    <w:rsid w:val="00C9392E"/>
    <w:rsid w:val="00C93973"/>
    <w:rsid w:val="00C94082"/>
    <w:rsid w:val="00C94FDA"/>
    <w:rsid w:val="00C9508A"/>
    <w:rsid w:val="00C95224"/>
    <w:rsid w:val="00C952B8"/>
    <w:rsid w:val="00C95885"/>
    <w:rsid w:val="00C958E9"/>
    <w:rsid w:val="00C95AEE"/>
    <w:rsid w:val="00C96E0C"/>
    <w:rsid w:val="00C975FD"/>
    <w:rsid w:val="00C97DE9"/>
    <w:rsid w:val="00CA0209"/>
    <w:rsid w:val="00CA0251"/>
    <w:rsid w:val="00CA06D8"/>
    <w:rsid w:val="00CA079B"/>
    <w:rsid w:val="00CA0854"/>
    <w:rsid w:val="00CA1061"/>
    <w:rsid w:val="00CA3322"/>
    <w:rsid w:val="00CA3620"/>
    <w:rsid w:val="00CA3A79"/>
    <w:rsid w:val="00CA3D54"/>
    <w:rsid w:val="00CA5953"/>
    <w:rsid w:val="00CA5E7C"/>
    <w:rsid w:val="00CA6669"/>
    <w:rsid w:val="00CA6C3C"/>
    <w:rsid w:val="00CA7736"/>
    <w:rsid w:val="00CB023A"/>
    <w:rsid w:val="00CB0528"/>
    <w:rsid w:val="00CB1A97"/>
    <w:rsid w:val="00CB245D"/>
    <w:rsid w:val="00CB3681"/>
    <w:rsid w:val="00CB39AC"/>
    <w:rsid w:val="00CB4280"/>
    <w:rsid w:val="00CB52FC"/>
    <w:rsid w:val="00CB6CB6"/>
    <w:rsid w:val="00CB7266"/>
    <w:rsid w:val="00CC005F"/>
    <w:rsid w:val="00CC0A80"/>
    <w:rsid w:val="00CC0A8F"/>
    <w:rsid w:val="00CC1238"/>
    <w:rsid w:val="00CC1DDF"/>
    <w:rsid w:val="00CC21B8"/>
    <w:rsid w:val="00CC27C9"/>
    <w:rsid w:val="00CC2941"/>
    <w:rsid w:val="00CC33C6"/>
    <w:rsid w:val="00CC405A"/>
    <w:rsid w:val="00CC47F5"/>
    <w:rsid w:val="00CC494D"/>
    <w:rsid w:val="00CC4AD6"/>
    <w:rsid w:val="00CC4B4D"/>
    <w:rsid w:val="00CC57D7"/>
    <w:rsid w:val="00CC5FAA"/>
    <w:rsid w:val="00CC626D"/>
    <w:rsid w:val="00CC69CF"/>
    <w:rsid w:val="00CC6AFE"/>
    <w:rsid w:val="00CC6B46"/>
    <w:rsid w:val="00CC6C24"/>
    <w:rsid w:val="00CC6D52"/>
    <w:rsid w:val="00CC7178"/>
    <w:rsid w:val="00CC7328"/>
    <w:rsid w:val="00CD02C9"/>
    <w:rsid w:val="00CD04F0"/>
    <w:rsid w:val="00CD0BC4"/>
    <w:rsid w:val="00CD105A"/>
    <w:rsid w:val="00CD1204"/>
    <w:rsid w:val="00CD15A1"/>
    <w:rsid w:val="00CD187C"/>
    <w:rsid w:val="00CD1C2B"/>
    <w:rsid w:val="00CD2211"/>
    <w:rsid w:val="00CD2784"/>
    <w:rsid w:val="00CD2E74"/>
    <w:rsid w:val="00CD2F61"/>
    <w:rsid w:val="00CD343B"/>
    <w:rsid w:val="00CD38E7"/>
    <w:rsid w:val="00CD3A3E"/>
    <w:rsid w:val="00CD3B7C"/>
    <w:rsid w:val="00CD4153"/>
    <w:rsid w:val="00CD43E9"/>
    <w:rsid w:val="00CD492D"/>
    <w:rsid w:val="00CD4A13"/>
    <w:rsid w:val="00CD4B57"/>
    <w:rsid w:val="00CD4CC2"/>
    <w:rsid w:val="00CD536D"/>
    <w:rsid w:val="00CD53D1"/>
    <w:rsid w:val="00CD5416"/>
    <w:rsid w:val="00CD551C"/>
    <w:rsid w:val="00CD55AF"/>
    <w:rsid w:val="00CD63E8"/>
    <w:rsid w:val="00CD7ED4"/>
    <w:rsid w:val="00CE0D2C"/>
    <w:rsid w:val="00CE0DF0"/>
    <w:rsid w:val="00CE0F34"/>
    <w:rsid w:val="00CE1D2E"/>
    <w:rsid w:val="00CE2198"/>
    <w:rsid w:val="00CE2B95"/>
    <w:rsid w:val="00CE3660"/>
    <w:rsid w:val="00CE3ADB"/>
    <w:rsid w:val="00CE3DEE"/>
    <w:rsid w:val="00CE40F1"/>
    <w:rsid w:val="00CE4494"/>
    <w:rsid w:val="00CE4A42"/>
    <w:rsid w:val="00CE4C4F"/>
    <w:rsid w:val="00CE5275"/>
    <w:rsid w:val="00CE52CC"/>
    <w:rsid w:val="00CE5CDF"/>
    <w:rsid w:val="00CE5DD6"/>
    <w:rsid w:val="00CE60B7"/>
    <w:rsid w:val="00CE658F"/>
    <w:rsid w:val="00CE69FC"/>
    <w:rsid w:val="00CE6D96"/>
    <w:rsid w:val="00CE7C83"/>
    <w:rsid w:val="00CF06E2"/>
    <w:rsid w:val="00CF1097"/>
    <w:rsid w:val="00CF1C68"/>
    <w:rsid w:val="00CF2B82"/>
    <w:rsid w:val="00CF488D"/>
    <w:rsid w:val="00CF4915"/>
    <w:rsid w:val="00CF4CD0"/>
    <w:rsid w:val="00CF4E88"/>
    <w:rsid w:val="00CF5234"/>
    <w:rsid w:val="00CF704A"/>
    <w:rsid w:val="00CF7363"/>
    <w:rsid w:val="00CF742F"/>
    <w:rsid w:val="00CF781A"/>
    <w:rsid w:val="00CF7F09"/>
    <w:rsid w:val="00D00698"/>
    <w:rsid w:val="00D0078E"/>
    <w:rsid w:val="00D00B9F"/>
    <w:rsid w:val="00D00C67"/>
    <w:rsid w:val="00D0151C"/>
    <w:rsid w:val="00D02781"/>
    <w:rsid w:val="00D02A08"/>
    <w:rsid w:val="00D02A2E"/>
    <w:rsid w:val="00D02B3A"/>
    <w:rsid w:val="00D02E28"/>
    <w:rsid w:val="00D03039"/>
    <w:rsid w:val="00D03215"/>
    <w:rsid w:val="00D03232"/>
    <w:rsid w:val="00D041DD"/>
    <w:rsid w:val="00D0455F"/>
    <w:rsid w:val="00D04616"/>
    <w:rsid w:val="00D04E8E"/>
    <w:rsid w:val="00D054D5"/>
    <w:rsid w:val="00D05D3A"/>
    <w:rsid w:val="00D065FB"/>
    <w:rsid w:val="00D06B78"/>
    <w:rsid w:val="00D076E4"/>
    <w:rsid w:val="00D10747"/>
    <w:rsid w:val="00D107C4"/>
    <w:rsid w:val="00D111E0"/>
    <w:rsid w:val="00D11243"/>
    <w:rsid w:val="00D1191A"/>
    <w:rsid w:val="00D1265B"/>
    <w:rsid w:val="00D133BA"/>
    <w:rsid w:val="00D133D7"/>
    <w:rsid w:val="00D1351D"/>
    <w:rsid w:val="00D136DE"/>
    <w:rsid w:val="00D13984"/>
    <w:rsid w:val="00D13AC1"/>
    <w:rsid w:val="00D13F41"/>
    <w:rsid w:val="00D147CA"/>
    <w:rsid w:val="00D15BFB"/>
    <w:rsid w:val="00D15C5A"/>
    <w:rsid w:val="00D15C74"/>
    <w:rsid w:val="00D1609D"/>
    <w:rsid w:val="00D16231"/>
    <w:rsid w:val="00D16CA9"/>
    <w:rsid w:val="00D16F6D"/>
    <w:rsid w:val="00D17149"/>
    <w:rsid w:val="00D17311"/>
    <w:rsid w:val="00D174DA"/>
    <w:rsid w:val="00D1788F"/>
    <w:rsid w:val="00D20011"/>
    <w:rsid w:val="00D20ACA"/>
    <w:rsid w:val="00D20C4F"/>
    <w:rsid w:val="00D2113D"/>
    <w:rsid w:val="00D21565"/>
    <w:rsid w:val="00D21752"/>
    <w:rsid w:val="00D218C9"/>
    <w:rsid w:val="00D218E9"/>
    <w:rsid w:val="00D21A44"/>
    <w:rsid w:val="00D21C11"/>
    <w:rsid w:val="00D21F90"/>
    <w:rsid w:val="00D2213D"/>
    <w:rsid w:val="00D22241"/>
    <w:rsid w:val="00D225C5"/>
    <w:rsid w:val="00D23112"/>
    <w:rsid w:val="00D23F29"/>
    <w:rsid w:val="00D24B0B"/>
    <w:rsid w:val="00D25009"/>
    <w:rsid w:val="00D25315"/>
    <w:rsid w:val="00D26087"/>
    <w:rsid w:val="00D2617A"/>
    <w:rsid w:val="00D261FC"/>
    <w:rsid w:val="00D2675F"/>
    <w:rsid w:val="00D26CC4"/>
    <w:rsid w:val="00D27047"/>
    <w:rsid w:val="00D278E5"/>
    <w:rsid w:val="00D27BC4"/>
    <w:rsid w:val="00D30597"/>
    <w:rsid w:val="00D30A73"/>
    <w:rsid w:val="00D31437"/>
    <w:rsid w:val="00D31CDB"/>
    <w:rsid w:val="00D31D35"/>
    <w:rsid w:val="00D31F34"/>
    <w:rsid w:val="00D323E4"/>
    <w:rsid w:val="00D32573"/>
    <w:rsid w:val="00D32908"/>
    <w:rsid w:val="00D32FFF"/>
    <w:rsid w:val="00D33630"/>
    <w:rsid w:val="00D3371B"/>
    <w:rsid w:val="00D34961"/>
    <w:rsid w:val="00D352A4"/>
    <w:rsid w:val="00D352A9"/>
    <w:rsid w:val="00D35EC7"/>
    <w:rsid w:val="00D35F96"/>
    <w:rsid w:val="00D361DE"/>
    <w:rsid w:val="00D36D16"/>
    <w:rsid w:val="00D36DB9"/>
    <w:rsid w:val="00D36F89"/>
    <w:rsid w:val="00D37298"/>
    <w:rsid w:val="00D372B8"/>
    <w:rsid w:val="00D40057"/>
    <w:rsid w:val="00D40234"/>
    <w:rsid w:val="00D403BF"/>
    <w:rsid w:val="00D40AD0"/>
    <w:rsid w:val="00D40CFE"/>
    <w:rsid w:val="00D41130"/>
    <w:rsid w:val="00D41B9B"/>
    <w:rsid w:val="00D4201D"/>
    <w:rsid w:val="00D4255B"/>
    <w:rsid w:val="00D432CC"/>
    <w:rsid w:val="00D435D5"/>
    <w:rsid w:val="00D43A02"/>
    <w:rsid w:val="00D444CF"/>
    <w:rsid w:val="00D450C4"/>
    <w:rsid w:val="00D452FD"/>
    <w:rsid w:val="00D4636D"/>
    <w:rsid w:val="00D46ACA"/>
    <w:rsid w:val="00D46BA9"/>
    <w:rsid w:val="00D46FB6"/>
    <w:rsid w:val="00D47010"/>
    <w:rsid w:val="00D471EC"/>
    <w:rsid w:val="00D474B2"/>
    <w:rsid w:val="00D474D4"/>
    <w:rsid w:val="00D4763E"/>
    <w:rsid w:val="00D478A7"/>
    <w:rsid w:val="00D47F15"/>
    <w:rsid w:val="00D502A9"/>
    <w:rsid w:val="00D502CB"/>
    <w:rsid w:val="00D50300"/>
    <w:rsid w:val="00D508B7"/>
    <w:rsid w:val="00D50EA3"/>
    <w:rsid w:val="00D514B8"/>
    <w:rsid w:val="00D51B62"/>
    <w:rsid w:val="00D52247"/>
    <w:rsid w:val="00D52298"/>
    <w:rsid w:val="00D52A9A"/>
    <w:rsid w:val="00D52E0A"/>
    <w:rsid w:val="00D53361"/>
    <w:rsid w:val="00D5352A"/>
    <w:rsid w:val="00D53F84"/>
    <w:rsid w:val="00D548F5"/>
    <w:rsid w:val="00D54A69"/>
    <w:rsid w:val="00D54E7F"/>
    <w:rsid w:val="00D55608"/>
    <w:rsid w:val="00D5596D"/>
    <w:rsid w:val="00D55ADE"/>
    <w:rsid w:val="00D56BB1"/>
    <w:rsid w:val="00D5744C"/>
    <w:rsid w:val="00D5749A"/>
    <w:rsid w:val="00D578DF"/>
    <w:rsid w:val="00D60133"/>
    <w:rsid w:val="00D60454"/>
    <w:rsid w:val="00D61D5A"/>
    <w:rsid w:val="00D62734"/>
    <w:rsid w:val="00D636DC"/>
    <w:rsid w:val="00D639DC"/>
    <w:rsid w:val="00D6416E"/>
    <w:rsid w:val="00D646DB"/>
    <w:rsid w:val="00D64FBA"/>
    <w:rsid w:val="00D657DD"/>
    <w:rsid w:val="00D66202"/>
    <w:rsid w:val="00D672F5"/>
    <w:rsid w:val="00D67A53"/>
    <w:rsid w:val="00D67D4E"/>
    <w:rsid w:val="00D67F55"/>
    <w:rsid w:val="00D70C47"/>
    <w:rsid w:val="00D712F9"/>
    <w:rsid w:val="00D71741"/>
    <w:rsid w:val="00D72098"/>
    <w:rsid w:val="00D721CA"/>
    <w:rsid w:val="00D72D1C"/>
    <w:rsid w:val="00D730E0"/>
    <w:rsid w:val="00D730E2"/>
    <w:rsid w:val="00D73A8C"/>
    <w:rsid w:val="00D73C61"/>
    <w:rsid w:val="00D73DED"/>
    <w:rsid w:val="00D7449A"/>
    <w:rsid w:val="00D74AC5"/>
    <w:rsid w:val="00D74BD2"/>
    <w:rsid w:val="00D7637A"/>
    <w:rsid w:val="00D76A6A"/>
    <w:rsid w:val="00D76CFF"/>
    <w:rsid w:val="00D77438"/>
    <w:rsid w:val="00D77646"/>
    <w:rsid w:val="00D77D3F"/>
    <w:rsid w:val="00D8064C"/>
    <w:rsid w:val="00D8065C"/>
    <w:rsid w:val="00D81272"/>
    <w:rsid w:val="00D81322"/>
    <w:rsid w:val="00D81930"/>
    <w:rsid w:val="00D81AE6"/>
    <w:rsid w:val="00D82438"/>
    <w:rsid w:val="00D8258E"/>
    <w:rsid w:val="00D82638"/>
    <w:rsid w:val="00D829C5"/>
    <w:rsid w:val="00D82D88"/>
    <w:rsid w:val="00D846BF"/>
    <w:rsid w:val="00D84903"/>
    <w:rsid w:val="00D84CEE"/>
    <w:rsid w:val="00D84DF9"/>
    <w:rsid w:val="00D8570C"/>
    <w:rsid w:val="00D85E98"/>
    <w:rsid w:val="00D868CC"/>
    <w:rsid w:val="00D868CF"/>
    <w:rsid w:val="00D86AA7"/>
    <w:rsid w:val="00D86D0D"/>
    <w:rsid w:val="00D86E30"/>
    <w:rsid w:val="00D870A6"/>
    <w:rsid w:val="00D87BCE"/>
    <w:rsid w:val="00D9016A"/>
    <w:rsid w:val="00D90D87"/>
    <w:rsid w:val="00D90F62"/>
    <w:rsid w:val="00D91C7D"/>
    <w:rsid w:val="00D91C97"/>
    <w:rsid w:val="00D91FCB"/>
    <w:rsid w:val="00D920CF"/>
    <w:rsid w:val="00D921A4"/>
    <w:rsid w:val="00D92C48"/>
    <w:rsid w:val="00D930D8"/>
    <w:rsid w:val="00D93370"/>
    <w:rsid w:val="00D938F6"/>
    <w:rsid w:val="00D942E9"/>
    <w:rsid w:val="00D945B4"/>
    <w:rsid w:val="00D946A8"/>
    <w:rsid w:val="00D9491D"/>
    <w:rsid w:val="00D94C93"/>
    <w:rsid w:val="00D9503D"/>
    <w:rsid w:val="00D95581"/>
    <w:rsid w:val="00D95C28"/>
    <w:rsid w:val="00D961A4"/>
    <w:rsid w:val="00D96643"/>
    <w:rsid w:val="00D96B01"/>
    <w:rsid w:val="00D96B4B"/>
    <w:rsid w:val="00D96DD1"/>
    <w:rsid w:val="00D97D59"/>
    <w:rsid w:val="00DA009A"/>
    <w:rsid w:val="00DA0283"/>
    <w:rsid w:val="00DA0478"/>
    <w:rsid w:val="00DA0A26"/>
    <w:rsid w:val="00DA1D18"/>
    <w:rsid w:val="00DA240F"/>
    <w:rsid w:val="00DA27A5"/>
    <w:rsid w:val="00DA27B3"/>
    <w:rsid w:val="00DA2CA2"/>
    <w:rsid w:val="00DA42C5"/>
    <w:rsid w:val="00DA4683"/>
    <w:rsid w:val="00DA5341"/>
    <w:rsid w:val="00DA5972"/>
    <w:rsid w:val="00DA66AA"/>
    <w:rsid w:val="00DA6940"/>
    <w:rsid w:val="00DA6DF1"/>
    <w:rsid w:val="00DA6FE0"/>
    <w:rsid w:val="00DB00B4"/>
    <w:rsid w:val="00DB02E4"/>
    <w:rsid w:val="00DB0395"/>
    <w:rsid w:val="00DB0765"/>
    <w:rsid w:val="00DB0C29"/>
    <w:rsid w:val="00DB0C81"/>
    <w:rsid w:val="00DB176B"/>
    <w:rsid w:val="00DB1CEE"/>
    <w:rsid w:val="00DB1DFA"/>
    <w:rsid w:val="00DB1E32"/>
    <w:rsid w:val="00DB26B5"/>
    <w:rsid w:val="00DB3403"/>
    <w:rsid w:val="00DB39CE"/>
    <w:rsid w:val="00DB3F20"/>
    <w:rsid w:val="00DB42B3"/>
    <w:rsid w:val="00DB4872"/>
    <w:rsid w:val="00DB4B4E"/>
    <w:rsid w:val="00DB5145"/>
    <w:rsid w:val="00DB5BCD"/>
    <w:rsid w:val="00DB5CEB"/>
    <w:rsid w:val="00DB6726"/>
    <w:rsid w:val="00DB77B9"/>
    <w:rsid w:val="00DB7A99"/>
    <w:rsid w:val="00DC0321"/>
    <w:rsid w:val="00DC0945"/>
    <w:rsid w:val="00DC0BBB"/>
    <w:rsid w:val="00DC1EAE"/>
    <w:rsid w:val="00DC1FCA"/>
    <w:rsid w:val="00DC2511"/>
    <w:rsid w:val="00DC2859"/>
    <w:rsid w:val="00DC2B5E"/>
    <w:rsid w:val="00DC2C2D"/>
    <w:rsid w:val="00DC3407"/>
    <w:rsid w:val="00DC3577"/>
    <w:rsid w:val="00DC377B"/>
    <w:rsid w:val="00DC39F6"/>
    <w:rsid w:val="00DC3B0C"/>
    <w:rsid w:val="00DC3BD4"/>
    <w:rsid w:val="00DC434E"/>
    <w:rsid w:val="00DC49B1"/>
    <w:rsid w:val="00DC521C"/>
    <w:rsid w:val="00DC528E"/>
    <w:rsid w:val="00DC528F"/>
    <w:rsid w:val="00DC5BA0"/>
    <w:rsid w:val="00DC5C7B"/>
    <w:rsid w:val="00DC60AB"/>
    <w:rsid w:val="00DC6929"/>
    <w:rsid w:val="00DC70F5"/>
    <w:rsid w:val="00DC7772"/>
    <w:rsid w:val="00DC7776"/>
    <w:rsid w:val="00DC778C"/>
    <w:rsid w:val="00DD0ED2"/>
    <w:rsid w:val="00DD1113"/>
    <w:rsid w:val="00DD13F6"/>
    <w:rsid w:val="00DD2075"/>
    <w:rsid w:val="00DD2244"/>
    <w:rsid w:val="00DD2BB6"/>
    <w:rsid w:val="00DD2FCA"/>
    <w:rsid w:val="00DD363C"/>
    <w:rsid w:val="00DD3971"/>
    <w:rsid w:val="00DD3B64"/>
    <w:rsid w:val="00DD402F"/>
    <w:rsid w:val="00DD47FC"/>
    <w:rsid w:val="00DD4C35"/>
    <w:rsid w:val="00DD529A"/>
    <w:rsid w:val="00DD586A"/>
    <w:rsid w:val="00DD5952"/>
    <w:rsid w:val="00DD6128"/>
    <w:rsid w:val="00DD6140"/>
    <w:rsid w:val="00DD6F97"/>
    <w:rsid w:val="00DD73BB"/>
    <w:rsid w:val="00DD7A8B"/>
    <w:rsid w:val="00DE0365"/>
    <w:rsid w:val="00DE1537"/>
    <w:rsid w:val="00DE1C79"/>
    <w:rsid w:val="00DE2FB2"/>
    <w:rsid w:val="00DE3EFE"/>
    <w:rsid w:val="00DE40F9"/>
    <w:rsid w:val="00DE44B1"/>
    <w:rsid w:val="00DE452A"/>
    <w:rsid w:val="00DE45F9"/>
    <w:rsid w:val="00DE4DE7"/>
    <w:rsid w:val="00DE4F72"/>
    <w:rsid w:val="00DE4FF8"/>
    <w:rsid w:val="00DE536B"/>
    <w:rsid w:val="00DE5D8C"/>
    <w:rsid w:val="00DE67C9"/>
    <w:rsid w:val="00DE7074"/>
    <w:rsid w:val="00DE75CD"/>
    <w:rsid w:val="00DF0AED"/>
    <w:rsid w:val="00DF1738"/>
    <w:rsid w:val="00DF17C2"/>
    <w:rsid w:val="00DF18E1"/>
    <w:rsid w:val="00DF2240"/>
    <w:rsid w:val="00DF24F7"/>
    <w:rsid w:val="00DF2BFC"/>
    <w:rsid w:val="00DF3302"/>
    <w:rsid w:val="00DF3816"/>
    <w:rsid w:val="00DF39B4"/>
    <w:rsid w:val="00DF490E"/>
    <w:rsid w:val="00DF4FA2"/>
    <w:rsid w:val="00DF51FE"/>
    <w:rsid w:val="00DF5B6A"/>
    <w:rsid w:val="00DF6266"/>
    <w:rsid w:val="00DF6660"/>
    <w:rsid w:val="00DF6966"/>
    <w:rsid w:val="00DF7253"/>
    <w:rsid w:val="00DF7457"/>
    <w:rsid w:val="00DF7A96"/>
    <w:rsid w:val="00DF7AFE"/>
    <w:rsid w:val="00DF7E01"/>
    <w:rsid w:val="00DF7FC4"/>
    <w:rsid w:val="00E004DA"/>
    <w:rsid w:val="00E0089A"/>
    <w:rsid w:val="00E00A74"/>
    <w:rsid w:val="00E00EE3"/>
    <w:rsid w:val="00E0114C"/>
    <w:rsid w:val="00E01656"/>
    <w:rsid w:val="00E029DC"/>
    <w:rsid w:val="00E02B85"/>
    <w:rsid w:val="00E03559"/>
    <w:rsid w:val="00E0367D"/>
    <w:rsid w:val="00E03902"/>
    <w:rsid w:val="00E0392E"/>
    <w:rsid w:val="00E0423F"/>
    <w:rsid w:val="00E04D9B"/>
    <w:rsid w:val="00E052D3"/>
    <w:rsid w:val="00E061E7"/>
    <w:rsid w:val="00E0633C"/>
    <w:rsid w:val="00E0658B"/>
    <w:rsid w:val="00E065DF"/>
    <w:rsid w:val="00E06760"/>
    <w:rsid w:val="00E0785E"/>
    <w:rsid w:val="00E07880"/>
    <w:rsid w:val="00E07BB6"/>
    <w:rsid w:val="00E07DD2"/>
    <w:rsid w:val="00E10827"/>
    <w:rsid w:val="00E11581"/>
    <w:rsid w:val="00E119F9"/>
    <w:rsid w:val="00E129B9"/>
    <w:rsid w:val="00E131EB"/>
    <w:rsid w:val="00E13D81"/>
    <w:rsid w:val="00E142F9"/>
    <w:rsid w:val="00E14527"/>
    <w:rsid w:val="00E14780"/>
    <w:rsid w:val="00E14DB8"/>
    <w:rsid w:val="00E150A2"/>
    <w:rsid w:val="00E15EF2"/>
    <w:rsid w:val="00E16623"/>
    <w:rsid w:val="00E166B8"/>
    <w:rsid w:val="00E16B37"/>
    <w:rsid w:val="00E16D07"/>
    <w:rsid w:val="00E1706D"/>
    <w:rsid w:val="00E170B8"/>
    <w:rsid w:val="00E1718B"/>
    <w:rsid w:val="00E202BF"/>
    <w:rsid w:val="00E208AE"/>
    <w:rsid w:val="00E210ED"/>
    <w:rsid w:val="00E2116F"/>
    <w:rsid w:val="00E21D42"/>
    <w:rsid w:val="00E22E49"/>
    <w:rsid w:val="00E23146"/>
    <w:rsid w:val="00E231F3"/>
    <w:rsid w:val="00E2354F"/>
    <w:rsid w:val="00E23BC2"/>
    <w:rsid w:val="00E24784"/>
    <w:rsid w:val="00E24DC2"/>
    <w:rsid w:val="00E24E54"/>
    <w:rsid w:val="00E2521D"/>
    <w:rsid w:val="00E252D1"/>
    <w:rsid w:val="00E25722"/>
    <w:rsid w:val="00E26297"/>
    <w:rsid w:val="00E27CCE"/>
    <w:rsid w:val="00E27DDA"/>
    <w:rsid w:val="00E27F2E"/>
    <w:rsid w:val="00E30166"/>
    <w:rsid w:val="00E30211"/>
    <w:rsid w:val="00E3083E"/>
    <w:rsid w:val="00E30F66"/>
    <w:rsid w:val="00E3118E"/>
    <w:rsid w:val="00E3166D"/>
    <w:rsid w:val="00E3176A"/>
    <w:rsid w:val="00E31855"/>
    <w:rsid w:val="00E3266E"/>
    <w:rsid w:val="00E32B40"/>
    <w:rsid w:val="00E33948"/>
    <w:rsid w:val="00E34C8D"/>
    <w:rsid w:val="00E3520B"/>
    <w:rsid w:val="00E3520E"/>
    <w:rsid w:val="00E35235"/>
    <w:rsid w:val="00E35654"/>
    <w:rsid w:val="00E3579B"/>
    <w:rsid w:val="00E365C9"/>
    <w:rsid w:val="00E36C14"/>
    <w:rsid w:val="00E36C1E"/>
    <w:rsid w:val="00E36C6C"/>
    <w:rsid w:val="00E36FFE"/>
    <w:rsid w:val="00E370BF"/>
    <w:rsid w:val="00E37318"/>
    <w:rsid w:val="00E37792"/>
    <w:rsid w:val="00E40711"/>
    <w:rsid w:val="00E414D9"/>
    <w:rsid w:val="00E419A1"/>
    <w:rsid w:val="00E423A8"/>
    <w:rsid w:val="00E42B29"/>
    <w:rsid w:val="00E44547"/>
    <w:rsid w:val="00E44717"/>
    <w:rsid w:val="00E44DBE"/>
    <w:rsid w:val="00E44E14"/>
    <w:rsid w:val="00E45657"/>
    <w:rsid w:val="00E45668"/>
    <w:rsid w:val="00E45B11"/>
    <w:rsid w:val="00E45BCC"/>
    <w:rsid w:val="00E45E39"/>
    <w:rsid w:val="00E45F9A"/>
    <w:rsid w:val="00E4733B"/>
    <w:rsid w:val="00E475C0"/>
    <w:rsid w:val="00E479DF"/>
    <w:rsid w:val="00E5070B"/>
    <w:rsid w:val="00E50CB4"/>
    <w:rsid w:val="00E50D93"/>
    <w:rsid w:val="00E51473"/>
    <w:rsid w:val="00E51563"/>
    <w:rsid w:val="00E52217"/>
    <w:rsid w:val="00E522B3"/>
    <w:rsid w:val="00E523E6"/>
    <w:rsid w:val="00E543AC"/>
    <w:rsid w:val="00E545EE"/>
    <w:rsid w:val="00E5491D"/>
    <w:rsid w:val="00E54EAE"/>
    <w:rsid w:val="00E54F16"/>
    <w:rsid w:val="00E5533E"/>
    <w:rsid w:val="00E55A4C"/>
    <w:rsid w:val="00E55ABB"/>
    <w:rsid w:val="00E55C9F"/>
    <w:rsid w:val="00E55F32"/>
    <w:rsid w:val="00E56243"/>
    <w:rsid w:val="00E574BD"/>
    <w:rsid w:val="00E5754C"/>
    <w:rsid w:val="00E57647"/>
    <w:rsid w:val="00E60435"/>
    <w:rsid w:val="00E60755"/>
    <w:rsid w:val="00E60CA0"/>
    <w:rsid w:val="00E60E7A"/>
    <w:rsid w:val="00E61DBE"/>
    <w:rsid w:val="00E61E02"/>
    <w:rsid w:val="00E61FE9"/>
    <w:rsid w:val="00E62BDD"/>
    <w:rsid w:val="00E62E86"/>
    <w:rsid w:val="00E63438"/>
    <w:rsid w:val="00E64181"/>
    <w:rsid w:val="00E64BDC"/>
    <w:rsid w:val="00E65FBE"/>
    <w:rsid w:val="00E66966"/>
    <w:rsid w:val="00E66EB7"/>
    <w:rsid w:val="00E673A0"/>
    <w:rsid w:val="00E678D0"/>
    <w:rsid w:val="00E67CBC"/>
    <w:rsid w:val="00E67F69"/>
    <w:rsid w:val="00E7083E"/>
    <w:rsid w:val="00E70A82"/>
    <w:rsid w:val="00E70E7A"/>
    <w:rsid w:val="00E71EEA"/>
    <w:rsid w:val="00E723D0"/>
    <w:rsid w:val="00E7357F"/>
    <w:rsid w:val="00E737CE"/>
    <w:rsid w:val="00E73DC5"/>
    <w:rsid w:val="00E73EAC"/>
    <w:rsid w:val="00E74146"/>
    <w:rsid w:val="00E743F2"/>
    <w:rsid w:val="00E74FCD"/>
    <w:rsid w:val="00E75DBF"/>
    <w:rsid w:val="00E76487"/>
    <w:rsid w:val="00E7651A"/>
    <w:rsid w:val="00E7651D"/>
    <w:rsid w:val="00E766BD"/>
    <w:rsid w:val="00E76928"/>
    <w:rsid w:val="00E804CF"/>
    <w:rsid w:val="00E80D81"/>
    <w:rsid w:val="00E8100C"/>
    <w:rsid w:val="00E812EA"/>
    <w:rsid w:val="00E81615"/>
    <w:rsid w:val="00E8172E"/>
    <w:rsid w:val="00E822F5"/>
    <w:rsid w:val="00E82A49"/>
    <w:rsid w:val="00E83510"/>
    <w:rsid w:val="00E836C5"/>
    <w:rsid w:val="00E844E9"/>
    <w:rsid w:val="00E844EB"/>
    <w:rsid w:val="00E847C9"/>
    <w:rsid w:val="00E84AD4"/>
    <w:rsid w:val="00E8548E"/>
    <w:rsid w:val="00E85C10"/>
    <w:rsid w:val="00E85F6F"/>
    <w:rsid w:val="00E85FC1"/>
    <w:rsid w:val="00E86097"/>
    <w:rsid w:val="00E8694E"/>
    <w:rsid w:val="00E86E5D"/>
    <w:rsid w:val="00E8768D"/>
    <w:rsid w:val="00E87A0B"/>
    <w:rsid w:val="00E87C08"/>
    <w:rsid w:val="00E87D26"/>
    <w:rsid w:val="00E87DB4"/>
    <w:rsid w:val="00E90546"/>
    <w:rsid w:val="00E90796"/>
    <w:rsid w:val="00E907B9"/>
    <w:rsid w:val="00E91140"/>
    <w:rsid w:val="00E91668"/>
    <w:rsid w:val="00E917AE"/>
    <w:rsid w:val="00E917B9"/>
    <w:rsid w:val="00E91ABA"/>
    <w:rsid w:val="00E92208"/>
    <w:rsid w:val="00E923BB"/>
    <w:rsid w:val="00E92A0F"/>
    <w:rsid w:val="00E92CD6"/>
    <w:rsid w:val="00E92D75"/>
    <w:rsid w:val="00E92F80"/>
    <w:rsid w:val="00E93451"/>
    <w:rsid w:val="00E93F45"/>
    <w:rsid w:val="00E9491E"/>
    <w:rsid w:val="00E9508E"/>
    <w:rsid w:val="00E953D4"/>
    <w:rsid w:val="00E95794"/>
    <w:rsid w:val="00E957AC"/>
    <w:rsid w:val="00E959F3"/>
    <w:rsid w:val="00E9691A"/>
    <w:rsid w:val="00E96DAF"/>
    <w:rsid w:val="00E96F30"/>
    <w:rsid w:val="00E96FF9"/>
    <w:rsid w:val="00E97273"/>
    <w:rsid w:val="00E97A9B"/>
    <w:rsid w:val="00EA0794"/>
    <w:rsid w:val="00EA0E3B"/>
    <w:rsid w:val="00EA1229"/>
    <w:rsid w:val="00EA1649"/>
    <w:rsid w:val="00EA1D73"/>
    <w:rsid w:val="00EA21B7"/>
    <w:rsid w:val="00EA248C"/>
    <w:rsid w:val="00EA2928"/>
    <w:rsid w:val="00EA2AB2"/>
    <w:rsid w:val="00EA37C0"/>
    <w:rsid w:val="00EA380E"/>
    <w:rsid w:val="00EA4115"/>
    <w:rsid w:val="00EA46FC"/>
    <w:rsid w:val="00EA49C1"/>
    <w:rsid w:val="00EA4D4D"/>
    <w:rsid w:val="00EA5639"/>
    <w:rsid w:val="00EA5D91"/>
    <w:rsid w:val="00EA6113"/>
    <w:rsid w:val="00EA6907"/>
    <w:rsid w:val="00EA6B83"/>
    <w:rsid w:val="00EA7097"/>
    <w:rsid w:val="00EA78BD"/>
    <w:rsid w:val="00EA7BBD"/>
    <w:rsid w:val="00EA7F3A"/>
    <w:rsid w:val="00EB063C"/>
    <w:rsid w:val="00EB1894"/>
    <w:rsid w:val="00EB2218"/>
    <w:rsid w:val="00EB2794"/>
    <w:rsid w:val="00EB3112"/>
    <w:rsid w:val="00EB38E8"/>
    <w:rsid w:val="00EB3FF6"/>
    <w:rsid w:val="00EB4029"/>
    <w:rsid w:val="00EB4E2B"/>
    <w:rsid w:val="00EB4EE8"/>
    <w:rsid w:val="00EB52E1"/>
    <w:rsid w:val="00EB5FBB"/>
    <w:rsid w:val="00EB60D0"/>
    <w:rsid w:val="00EB6958"/>
    <w:rsid w:val="00EC050B"/>
    <w:rsid w:val="00EC0A42"/>
    <w:rsid w:val="00EC0C88"/>
    <w:rsid w:val="00EC0E91"/>
    <w:rsid w:val="00EC16C4"/>
    <w:rsid w:val="00EC19B3"/>
    <w:rsid w:val="00EC1F67"/>
    <w:rsid w:val="00EC223C"/>
    <w:rsid w:val="00EC2AF3"/>
    <w:rsid w:val="00EC2C5D"/>
    <w:rsid w:val="00EC31E2"/>
    <w:rsid w:val="00EC330E"/>
    <w:rsid w:val="00EC403C"/>
    <w:rsid w:val="00EC417F"/>
    <w:rsid w:val="00EC5E09"/>
    <w:rsid w:val="00EC5F02"/>
    <w:rsid w:val="00EC6008"/>
    <w:rsid w:val="00EC6F8F"/>
    <w:rsid w:val="00EC792C"/>
    <w:rsid w:val="00EC7DCC"/>
    <w:rsid w:val="00EC7DDD"/>
    <w:rsid w:val="00ED0D59"/>
    <w:rsid w:val="00ED115B"/>
    <w:rsid w:val="00ED11B6"/>
    <w:rsid w:val="00ED131E"/>
    <w:rsid w:val="00ED1FEA"/>
    <w:rsid w:val="00ED2054"/>
    <w:rsid w:val="00ED29B1"/>
    <w:rsid w:val="00ED2A20"/>
    <w:rsid w:val="00ED2AF1"/>
    <w:rsid w:val="00ED2E3B"/>
    <w:rsid w:val="00ED3AEA"/>
    <w:rsid w:val="00ED3F67"/>
    <w:rsid w:val="00ED49AB"/>
    <w:rsid w:val="00ED53B7"/>
    <w:rsid w:val="00ED54EB"/>
    <w:rsid w:val="00ED5698"/>
    <w:rsid w:val="00ED5E32"/>
    <w:rsid w:val="00ED6D23"/>
    <w:rsid w:val="00ED6FBD"/>
    <w:rsid w:val="00ED7EFF"/>
    <w:rsid w:val="00EE030A"/>
    <w:rsid w:val="00EE0AD4"/>
    <w:rsid w:val="00EE0FA5"/>
    <w:rsid w:val="00EE1A44"/>
    <w:rsid w:val="00EE1EDC"/>
    <w:rsid w:val="00EE26AB"/>
    <w:rsid w:val="00EE39DE"/>
    <w:rsid w:val="00EE4528"/>
    <w:rsid w:val="00EE4E2B"/>
    <w:rsid w:val="00EE4ED4"/>
    <w:rsid w:val="00EE50EF"/>
    <w:rsid w:val="00EE5A2A"/>
    <w:rsid w:val="00EE5CD7"/>
    <w:rsid w:val="00EE6C3B"/>
    <w:rsid w:val="00EE7504"/>
    <w:rsid w:val="00EF0045"/>
    <w:rsid w:val="00EF00A1"/>
    <w:rsid w:val="00EF0173"/>
    <w:rsid w:val="00EF0950"/>
    <w:rsid w:val="00EF12A3"/>
    <w:rsid w:val="00EF1B35"/>
    <w:rsid w:val="00EF2236"/>
    <w:rsid w:val="00EF28E5"/>
    <w:rsid w:val="00EF30EE"/>
    <w:rsid w:val="00EF43F2"/>
    <w:rsid w:val="00EF44EC"/>
    <w:rsid w:val="00EF4C3C"/>
    <w:rsid w:val="00EF4FA8"/>
    <w:rsid w:val="00EF543A"/>
    <w:rsid w:val="00EF56B7"/>
    <w:rsid w:val="00EF5A2C"/>
    <w:rsid w:val="00EF5B0A"/>
    <w:rsid w:val="00EF5CAF"/>
    <w:rsid w:val="00EF641F"/>
    <w:rsid w:val="00EF65EB"/>
    <w:rsid w:val="00EF6A68"/>
    <w:rsid w:val="00EF71BD"/>
    <w:rsid w:val="00F0128E"/>
    <w:rsid w:val="00F01326"/>
    <w:rsid w:val="00F01698"/>
    <w:rsid w:val="00F01AFE"/>
    <w:rsid w:val="00F029A3"/>
    <w:rsid w:val="00F02AB5"/>
    <w:rsid w:val="00F03402"/>
    <w:rsid w:val="00F03CD7"/>
    <w:rsid w:val="00F04767"/>
    <w:rsid w:val="00F04BBA"/>
    <w:rsid w:val="00F04D28"/>
    <w:rsid w:val="00F04EC0"/>
    <w:rsid w:val="00F04EE9"/>
    <w:rsid w:val="00F055BB"/>
    <w:rsid w:val="00F05A5F"/>
    <w:rsid w:val="00F05B06"/>
    <w:rsid w:val="00F05EEE"/>
    <w:rsid w:val="00F064DB"/>
    <w:rsid w:val="00F07D30"/>
    <w:rsid w:val="00F07EC9"/>
    <w:rsid w:val="00F1083C"/>
    <w:rsid w:val="00F10E02"/>
    <w:rsid w:val="00F10E2C"/>
    <w:rsid w:val="00F11682"/>
    <w:rsid w:val="00F118E4"/>
    <w:rsid w:val="00F11DF6"/>
    <w:rsid w:val="00F131FF"/>
    <w:rsid w:val="00F13229"/>
    <w:rsid w:val="00F1333E"/>
    <w:rsid w:val="00F137FE"/>
    <w:rsid w:val="00F13A1C"/>
    <w:rsid w:val="00F147AA"/>
    <w:rsid w:val="00F14C89"/>
    <w:rsid w:val="00F14E12"/>
    <w:rsid w:val="00F14EA1"/>
    <w:rsid w:val="00F14F93"/>
    <w:rsid w:val="00F15A70"/>
    <w:rsid w:val="00F15B38"/>
    <w:rsid w:val="00F15E01"/>
    <w:rsid w:val="00F176C2"/>
    <w:rsid w:val="00F17994"/>
    <w:rsid w:val="00F17BA9"/>
    <w:rsid w:val="00F20170"/>
    <w:rsid w:val="00F2037E"/>
    <w:rsid w:val="00F217E9"/>
    <w:rsid w:val="00F21A56"/>
    <w:rsid w:val="00F2257F"/>
    <w:rsid w:val="00F22591"/>
    <w:rsid w:val="00F22672"/>
    <w:rsid w:val="00F23E3A"/>
    <w:rsid w:val="00F2438C"/>
    <w:rsid w:val="00F243DB"/>
    <w:rsid w:val="00F248AF"/>
    <w:rsid w:val="00F24959"/>
    <w:rsid w:val="00F249A1"/>
    <w:rsid w:val="00F2536A"/>
    <w:rsid w:val="00F25E8E"/>
    <w:rsid w:val="00F25FB1"/>
    <w:rsid w:val="00F261E8"/>
    <w:rsid w:val="00F26208"/>
    <w:rsid w:val="00F26A80"/>
    <w:rsid w:val="00F26E20"/>
    <w:rsid w:val="00F26F46"/>
    <w:rsid w:val="00F277B8"/>
    <w:rsid w:val="00F2787B"/>
    <w:rsid w:val="00F27BC2"/>
    <w:rsid w:val="00F31320"/>
    <w:rsid w:val="00F313A4"/>
    <w:rsid w:val="00F318A7"/>
    <w:rsid w:val="00F32317"/>
    <w:rsid w:val="00F3270F"/>
    <w:rsid w:val="00F3278B"/>
    <w:rsid w:val="00F32A43"/>
    <w:rsid w:val="00F32A7B"/>
    <w:rsid w:val="00F33FAD"/>
    <w:rsid w:val="00F3403D"/>
    <w:rsid w:val="00F341B6"/>
    <w:rsid w:val="00F345EB"/>
    <w:rsid w:val="00F34DC9"/>
    <w:rsid w:val="00F35451"/>
    <w:rsid w:val="00F3583E"/>
    <w:rsid w:val="00F35CD8"/>
    <w:rsid w:val="00F3757E"/>
    <w:rsid w:val="00F376B8"/>
    <w:rsid w:val="00F37D7E"/>
    <w:rsid w:val="00F400F2"/>
    <w:rsid w:val="00F40D95"/>
    <w:rsid w:val="00F413F9"/>
    <w:rsid w:val="00F414A9"/>
    <w:rsid w:val="00F4189B"/>
    <w:rsid w:val="00F4196F"/>
    <w:rsid w:val="00F436DA"/>
    <w:rsid w:val="00F438E4"/>
    <w:rsid w:val="00F44262"/>
    <w:rsid w:val="00F45122"/>
    <w:rsid w:val="00F451AA"/>
    <w:rsid w:val="00F465BF"/>
    <w:rsid w:val="00F47061"/>
    <w:rsid w:val="00F47745"/>
    <w:rsid w:val="00F478B9"/>
    <w:rsid w:val="00F47F00"/>
    <w:rsid w:val="00F50E04"/>
    <w:rsid w:val="00F510EF"/>
    <w:rsid w:val="00F511BA"/>
    <w:rsid w:val="00F5142D"/>
    <w:rsid w:val="00F517A3"/>
    <w:rsid w:val="00F5331F"/>
    <w:rsid w:val="00F53BCE"/>
    <w:rsid w:val="00F540E9"/>
    <w:rsid w:val="00F54537"/>
    <w:rsid w:val="00F547C0"/>
    <w:rsid w:val="00F54969"/>
    <w:rsid w:val="00F54D90"/>
    <w:rsid w:val="00F550D9"/>
    <w:rsid w:val="00F5584E"/>
    <w:rsid w:val="00F561FC"/>
    <w:rsid w:val="00F56598"/>
    <w:rsid w:val="00F56D1C"/>
    <w:rsid w:val="00F56F9C"/>
    <w:rsid w:val="00F56F9D"/>
    <w:rsid w:val="00F57D37"/>
    <w:rsid w:val="00F57ED2"/>
    <w:rsid w:val="00F60B21"/>
    <w:rsid w:val="00F628B4"/>
    <w:rsid w:val="00F62A8C"/>
    <w:rsid w:val="00F63063"/>
    <w:rsid w:val="00F6312C"/>
    <w:rsid w:val="00F6358E"/>
    <w:rsid w:val="00F63BB6"/>
    <w:rsid w:val="00F641CA"/>
    <w:rsid w:val="00F64D5F"/>
    <w:rsid w:val="00F65081"/>
    <w:rsid w:val="00F65202"/>
    <w:rsid w:val="00F657F0"/>
    <w:rsid w:val="00F65CC6"/>
    <w:rsid w:val="00F66E6E"/>
    <w:rsid w:val="00F67677"/>
    <w:rsid w:val="00F6768E"/>
    <w:rsid w:val="00F67EE4"/>
    <w:rsid w:val="00F70406"/>
    <w:rsid w:val="00F7057D"/>
    <w:rsid w:val="00F70743"/>
    <w:rsid w:val="00F70F9F"/>
    <w:rsid w:val="00F71169"/>
    <w:rsid w:val="00F7121D"/>
    <w:rsid w:val="00F7161B"/>
    <w:rsid w:val="00F716EE"/>
    <w:rsid w:val="00F72786"/>
    <w:rsid w:val="00F72DF3"/>
    <w:rsid w:val="00F73310"/>
    <w:rsid w:val="00F73364"/>
    <w:rsid w:val="00F74E6B"/>
    <w:rsid w:val="00F75E0D"/>
    <w:rsid w:val="00F76760"/>
    <w:rsid w:val="00F770A4"/>
    <w:rsid w:val="00F77744"/>
    <w:rsid w:val="00F777EA"/>
    <w:rsid w:val="00F77F15"/>
    <w:rsid w:val="00F80164"/>
    <w:rsid w:val="00F803E9"/>
    <w:rsid w:val="00F806FE"/>
    <w:rsid w:val="00F80E42"/>
    <w:rsid w:val="00F81677"/>
    <w:rsid w:val="00F81719"/>
    <w:rsid w:val="00F81B9F"/>
    <w:rsid w:val="00F82032"/>
    <w:rsid w:val="00F822C8"/>
    <w:rsid w:val="00F82C4A"/>
    <w:rsid w:val="00F82E5A"/>
    <w:rsid w:val="00F82EE1"/>
    <w:rsid w:val="00F83555"/>
    <w:rsid w:val="00F8357A"/>
    <w:rsid w:val="00F83AB8"/>
    <w:rsid w:val="00F84230"/>
    <w:rsid w:val="00F84416"/>
    <w:rsid w:val="00F85522"/>
    <w:rsid w:val="00F85756"/>
    <w:rsid w:val="00F85A96"/>
    <w:rsid w:val="00F85C08"/>
    <w:rsid w:val="00F85D0D"/>
    <w:rsid w:val="00F85F32"/>
    <w:rsid w:val="00F86276"/>
    <w:rsid w:val="00F863C8"/>
    <w:rsid w:val="00F86C68"/>
    <w:rsid w:val="00F871FB"/>
    <w:rsid w:val="00F87495"/>
    <w:rsid w:val="00F87844"/>
    <w:rsid w:val="00F87A90"/>
    <w:rsid w:val="00F908DC"/>
    <w:rsid w:val="00F909A9"/>
    <w:rsid w:val="00F909D6"/>
    <w:rsid w:val="00F90A8B"/>
    <w:rsid w:val="00F90B01"/>
    <w:rsid w:val="00F90E74"/>
    <w:rsid w:val="00F922F0"/>
    <w:rsid w:val="00F94134"/>
    <w:rsid w:val="00F94414"/>
    <w:rsid w:val="00F94EA0"/>
    <w:rsid w:val="00F95787"/>
    <w:rsid w:val="00F9597B"/>
    <w:rsid w:val="00F96C60"/>
    <w:rsid w:val="00F975DC"/>
    <w:rsid w:val="00F975FA"/>
    <w:rsid w:val="00F9787F"/>
    <w:rsid w:val="00F978AF"/>
    <w:rsid w:val="00F97CDD"/>
    <w:rsid w:val="00FA0029"/>
    <w:rsid w:val="00FA025C"/>
    <w:rsid w:val="00FA08CD"/>
    <w:rsid w:val="00FA08D1"/>
    <w:rsid w:val="00FA08D2"/>
    <w:rsid w:val="00FA0B4E"/>
    <w:rsid w:val="00FA1B32"/>
    <w:rsid w:val="00FA1F4C"/>
    <w:rsid w:val="00FA24DB"/>
    <w:rsid w:val="00FA2E28"/>
    <w:rsid w:val="00FA2E92"/>
    <w:rsid w:val="00FA3E06"/>
    <w:rsid w:val="00FA43A7"/>
    <w:rsid w:val="00FA4464"/>
    <w:rsid w:val="00FA52FC"/>
    <w:rsid w:val="00FA5AC1"/>
    <w:rsid w:val="00FA621E"/>
    <w:rsid w:val="00FA63FC"/>
    <w:rsid w:val="00FA6A6E"/>
    <w:rsid w:val="00FA6D4F"/>
    <w:rsid w:val="00FA6E9E"/>
    <w:rsid w:val="00FA704B"/>
    <w:rsid w:val="00FA705C"/>
    <w:rsid w:val="00FA70C7"/>
    <w:rsid w:val="00FA7BF5"/>
    <w:rsid w:val="00FB01CB"/>
    <w:rsid w:val="00FB078C"/>
    <w:rsid w:val="00FB0BBC"/>
    <w:rsid w:val="00FB15D6"/>
    <w:rsid w:val="00FB20ED"/>
    <w:rsid w:val="00FB22D0"/>
    <w:rsid w:val="00FB24C6"/>
    <w:rsid w:val="00FB254A"/>
    <w:rsid w:val="00FB2EED"/>
    <w:rsid w:val="00FB2FC3"/>
    <w:rsid w:val="00FB409D"/>
    <w:rsid w:val="00FB41AA"/>
    <w:rsid w:val="00FB46A2"/>
    <w:rsid w:val="00FB4844"/>
    <w:rsid w:val="00FB49BF"/>
    <w:rsid w:val="00FB51B8"/>
    <w:rsid w:val="00FB5934"/>
    <w:rsid w:val="00FB5D5D"/>
    <w:rsid w:val="00FB5EFF"/>
    <w:rsid w:val="00FB5FA5"/>
    <w:rsid w:val="00FB62E8"/>
    <w:rsid w:val="00FB6ED3"/>
    <w:rsid w:val="00FB70DA"/>
    <w:rsid w:val="00FB7282"/>
    <w:rsid w:val="00FB78EB"/>
    <w:rsid w:val="00FB7B7B"/>
    <w:rsid w:val="00FC07F9"/>
    <w:rsid w:val="00FC171B"/>
    <w:rsid w:val="00FC1B21"/>
    <w:rsid w:val="00FC2721"/>
    <w:rsid w:val="00FC3D8B"/>
    <w:rsid w:val="00FC429D"/>
    <w:rsid w:val="00FC4ABA"/>
    <w:rsid w:val="00FC4B68"/>
    <w:rsid w:val="00FC532F"/>
    <w:rsid w:val="00FC639B"/>
    <w:rsid w:val="00FC67CE"/>
    <w:rsid w:val="00FC6862"/>
    <w:rsid w:val="00FC6AB2"/>
    <w:rsid w:val="00FC708A"/>
    <w:rsid w:val="00FC79B2"/>
    <w:rsid w:val="00FC7A27"/>
    <w:rsid w:val="00FC7EDF"/>
    <w:rsid w:val="00FC7EF1"/>
    <w:rsid w:val="00FD0CDA"/>
    <w:rsid w:val="00FD0FD9"/>
    <w:rsid w:val="00FD14AC"/>
    <w:rsid w:val="00FD31DC"/>
    <w:rsid w:val="00FD3277"/>
    <w:rsid w:val="00FD3845"/>
    <w:rsid w:val="00FD3B0C"/>
    <w:rsid w:val="00FD4064"/>
    <w:rsid w:val="00FD513B"/>
    <w:rsid w:val="00FD5680"/>
    <w:rsid w:val="00FD58D7"/>
    <w:rsid w:val="00FD5D29"/>
    <w:rsid w:val="00FD639D"/>
    <w:rsid w:val="00FD640F"/>
    <w:rsid w:val="00FD65DC"/>
    <w:rsid w:val="00FD6DA3"/>
    <w:rsid w:val="00FD6DD4"/>
    <w:rsid w:val="00FD736A"/>
    <w:rsid w:val="00FD7A69"/>
    <w:rsid w:val="00FD7A9F"/>
    <w:rsid w:val="00FE00C7"/>
    <w:rsid w:val="00FE0CF7"/>
    <w:rsid w:val="00FE0FBB"/>
    <w:rsid w:val="00FE1513"/>
    <w:rsid w:val="00FE1A50"/>
    <w:rsid w:val="00FE1DFF"/>
    <w:rsid w:val="00FE1ECD"/>
    <w:rsid w:val="00FE20FE"/>
    <w:rsid w:val="00FE292B"/>
    <w:rsid w:val="00FE399A"/>
    <w:rsid w:val="00FE5D37"/>
    <w:rsid w:val="00FE5EA9"/>
    <w:rsid w:val="00FE60B3"/>
    <w:rsid w:val="00FE6847"/>
    <w:rsid w:val="00FE6C38"/>
    <w:rsid w:val="00FE6CBA"/>
    <w:rsid w:val="00FE6E22"/>
    <w:rsid w:val="00FF0269"/>
    <w:rsid w:val="00FF07AB"/>
    <w:rsid w:val="00FF0897"/>
    <w:rsid w:val="00FF0D6C"/>
    <w:rsid w:val="00FF143A"/>
    <w:rsid w:val="00FF1A83"/>
    <w:rsid w:val="00FF1F80"/>
    <w:rsid w:val="00FF266D"/>
    <w:rsid w:val="00FF2FDE"/>
    <w:rsid w:val="00FF365A"/>
    <w:rsid w:val="00FF3D6F"/>
    <w:rsid w:val="00FF429A"/>
    <w:rsid w:val="00FF480D"/>
    <w:rsid w:val="00FF4D0F"/>
    <w:rsid w:val="00FF521C"/>
    <w:rsid w:val="00FF5232"/>
    <w:rsid w:val="00FF5E86"/>
    <w:rsid w:val="00FF5FA6"/>
    <w:rsid w:val="00FF5FB9"/>
    <w:rsid w:val="00FF63FB"/>
    <w:rsid w:val="00FF653B"/>
    <w:rsid w:val="00FF6A6A"/>
    <w:rsid w:val="00FF6EDE"/>
    <w:rsid w:val="00FF72F0"/>
    <w:rsid w:val="00FF7552"/>
    <w:rsid w:val="00FF79A1"/>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B12F2"/>
  <w15:chartTrackingRefBased/>
  <w15:docId w15:val="{DE327C8F-0229-4B25-8C45-D89B86F7D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0A80"/>
    <w:rPr>
      <w:sz w:val="20"/>
    </w:rPr>
  </w:style>
  <w:style w:type="paragraph" w:styleId="Heading1">
    <w:name w:val="heading 1"/>
    <w:basedOn w:val="Normal"/>
    <w:next w:val="Normal"/>
    <w:link w:val="Heading1Char"/>
    <w:uiPriority w:val="9"/>
    <w:qFormat/>
    <w:rsid w:val="00614452"/>
    <w:pPr>
      <w:keepNext/>
      <w:keepLines/>
      <w:numPr>
        <w:numId w:val="3"/>
      </w:numPr>
      <w:pBdr>
        <w:bottom w:val="single" w:sz="4" w:space="1" w:color="595959" w:themeColor="text1" w:themeTint="A6"/>
      </w:pBdr>
      <w:spacing w:before="360"/>
      <w:outlineLvl w:val="0"/>
    </w:pPr>
    <w:rPr>
      <w:rFonts w:ascii="Cambria" w:eastAsiaTheme="majorEastAsia" w:hAnsi="Cambria" w:cstheme="majorBidi"/>
      <w:bCs/>
      <w:smallCaps/>
      <w:color w:val="404040" w:themeColor="text1" w:themeTint="BF"/>
      <w:spacing w:val="20"/>
      <w:sz w:val="32"/>
      <w:szCs w:val="36"/>
    </w:rPr>
  </w:style>
  <w:style w:type="paragraph" w:styleId="Heading2">
    <w:name w:val="heading 2"/>
    <w:basedOn w:val="Normal"/>
    <w:next w:val="Normal"/>
    <w:link w:val="Heading2Char"/>
    <w:uiPriority w:val="9"/>
    <w:unhideWhenUsed/>
    <w:qFormat/>
    <w:rsid w:val="00614452"/>
    <w:pPr>
      <w:keepNext/>
      <w:keepLines/>
      <w:numPr>
        <w:ilvl w:val="1"/>
        <w:numId w:val="3"/>
      </w:numPr>
      <w:spacing w:before="360" w:after="0"/>
      <w:outlineLvl w:val="1"/>
    </w:pPr>
    <w:rPr>
      <w:rFonts w:ascii="Cambria" w:eastAsiaTheme="majorEastAsia" w:hAnsi="Cambria" w:cstheme="majorBidi"/>
      <w:bCs/>
      <w:smallCaps/>
      <w:color w:val="595959" w:themeColor="text1" w:themeTint="A6"/>
      <w:spacing w:val="20"/>
      <w:sz w:val="28"/>
      <w:szCs w:val="28"/>
    </w:rPr>
  </w:style>
  <w:style w:type="paragraph" w:styleId="Heading3">
    <w:name w:val="heading 3"/>
    <w:basedOn w:val="Heading2"/>
    <w:next w:val="Normal"/>
    <w:link w:val="Heading3Char"/>
    <w:uiPriority w:val="9"/>
    <w:unhideWhenUsed/>
    <w:qFormat/>
    <w:rsid w:val="00614452"/>
    <w:pPr>
      <w:numPr>
        <w:ilvl w:val="2"/>
      </w:numPr>
      <w:spacing w:before="200"/>
      <w:outlineLvl w:val="2"/>
    </w:pPr>
    <w:rPr>
      <w:bCs w:val="0"/>
      <w:color w:val="3B3838" w:themeColor="background2" w:themeShade="40"/>
      <w:sz w:val="26"/>
    </w:rPr>
  </w:style>
  <w:style w:type="paragraph" w:styleId="Heading4">
    <w:name w:val="heading 4"/>
    <w:basedOn w:val="Heading3"/>
    <w:next w:val="Normal"/>
    <w:link w:val="Heading4Char"/>
    <w:uiPriority w:val="9"/>
    <w:unhideWhenUsed/>
    <w:qFormat/>
    <w:rsid w:val="00B440C6"/>
    <w:pPr>
      <w:numPr>
        <w:ilvl w:val="3"/>
      </w:numPr>
      <w:outlineLvl w:val="3"/>
    </w:pPr>
    <w:rPr>
      <w:bCs/>
      <w:iCs/>
      <w:color w:val="767171" w:themeColor="background2" w:themeShade="80"/>
      <w:sz w:val="22"/>
    </w:rPr>
  </w:style>
  <w:style w:type="paragraph" w:styleId="Heading5">
    <w:name w:val="heading 5"/>
    <w:basedOn w:val="Normal"/>
    <w:next w:val="Normal"/>
    <w:link w:val="Heading5Char"/>
    <w:uiPriority w:val="9"/>
    <w:unhideWhenUsed/>
    <w:qFormat/>
    <w:rsid w:val="00B440C6"/>
    <w:pPr>
      <w:keepNext/>
      <w:keepLines/>
      <w:numPr>
        <w:ilvl w:val="4"/>
        <w:numId w:val="3"/>
      </w:numPr>
      <w:spacing w:before="200" w:after="0"/>
      <w:outlineLvl w:val="4"/>
    </w:pPr>
    <w:rPr>
      <w:rFonts w:asciiTheme="majorHAnsi" w:eastAsiaTheme="majorEastAsia" w:hAnsiTheme="majorHAnsi" w:cstheme="majorBidi"/>
      <w:color w:val="767171" w:themeColor="background2" w:themeShade="80"/>
    </w:rPr>
  </w:style>
  <w:style w:type="paragraph" w:styleId="Heading6">
    <w:name w:val="heading 6"/>
    <w:basedOn w:val="Normal"/>
    <w:next w:val="Normal"/>
    <w:link w:val="Heading6Char"/>
    <w:uiPriority w:val="9"/>
    <w:unhideWhenUsed/>
    <w:qFormat/>
    <w:rsid w:val="00445950"/>
    <w:pPr>
      <w:keepNext/>
      <w:keepLines/>
      <w:numPr>
        <w:ilvl w:val="5"/>
        <w:numId w:val="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45950"/>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5950"/>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445950"/>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4452"/>
    <w:rPr>
      <w:rFonts w:ascii="Cambria" w:eastAsiaTheme="majorEastAsia" w:hAnsi="Cambria" w:cstheme="majorBidi"/>
      <w:bCs/>
      <w:smallCaps/>
      <w:color w:val="404040" w:themeColor="text1" w:themeTint="BF"/>
      <w:spacing w:val="20"/>
      <w:sz w:val="32"/>
      <w:szCs w:val="36"/>
    </w:rPr>
  </w:style>
  <w:style w:type="character" w:customStyle="1" w:styleId="Heading2Char">
    <w:name w:val="Heading 2 Char"/>
    <w:basedOn w:val="DefaultParagraphFont"/>
    <w:link w:val="Heading2"/>
    <w:uiPriority w:val="9"/>
    <w:rsid w:val="00614452"/>
    <w:rPr>
      <w:rFonts w:ascii="Cambria" w:eastAsiaTheme="majorEastAsia" w:hAnsi="Cambria" w:cstheme="majorBidi"/>
      <w:bCs/>
      <w:smallCaps/>
      <w:color w:val="595959" w:themeColor="text1" w:themeTint="A6"/>
      <w:spacing w:val="20"/>
      <w:sz w:val="28"/>
      <w:szCs w:val="28"/>
    </w:rPr>
  </w:style>
  <w:style w:type="character" w:customStyle="1" w:styleId="Heading3Char">
    <w:name w:val="Heading 3 Char"/>
    <w:basedOn w:val="DefaultParagraphFont"/>
    <w:link w:val="Heading3"/>
    <w:uiPriority w:val="9"/>
    <w:rsid w:val="00614452"/>
    <w:rPr>
      <w:rFonts w:ascii="Cambria" w:eastAsiaTheme="majorEastAsia" w:hAnsi="Cambria" w:cstheme="majorBidi"/>
      <w:smallCaps/>
      <w:color w:val="3B3838" w:themeColor="background2" w:themeShade="40"/>
      <w:spacing w:val="20"/>
      <w:sz w:val="26"/>
      <w:szCs w:val="28"/>
    </w:rPr>
  </w:style>
  <w:style w:type="character" w:customStyle="1" w:styleId="Heading4Char">
    <w:name w:val="Heading 4 Char"/>
    <w:basedOn w:val="DefaultParagraphFont"/>
    <w:link w:val="Heading4"/>
    <w:uiPriority w:val="9"/>
    <w:rsid w:val="00B440C6"/>
    <w:rPr>
      <w:rFonts w:ascii="Cambria" w:eastAsiaTheme="majorEastAsia" w:hAnsi="Cambria" w:cstheme="majorBidi"/>
      <w:bCs/>
      <w:iCs/>
      <w:smallCaps/>
      <w:color w:val="767171" w:themeColor="background2" w:themeShade="80"/>
      <w:spacing w:val="20"/>
      <w:szCs w:val="28"/>
    </w:rPr>
  </w:style>
  <w:style w:type="character" w:customStyle="1" w:styleId="Heading5Char">
    <w:name w:val="Heading 5 Char"/>
    <w:basedOn w:val="DefaultParagraphFont"/>
    <w:link w:val="Heading5"/>
    <w:uiPriority w:val="9"/>
    <w:rsid w:val="00B440C6"/>
    <w:rPr>
      <w:rFonts w:asciiTheme="majorHAnsi" w:eastAsiaTheme="majorEastAsia" w:hAnsiTheme="majorHAnsi" w:cstheme="majorBidi"/>
      <w:color w:val="767171" w:themeColor="background2" w:themeShade="80"/>
      <w:sz w:val="20"/>
    </w:rPr>
  </w:style>
  <w:style w:type="character" w:customStyle="1" w:styleId="Heading6Char">
    <w:name w:val="Heading 6 Char"/>
    <w:basedOn w:val="DefaultParagraphFont"/>
    <w:link w:val="Heading6"/>
    <w:uiPriority w:val="9"/>
    <w:rsid w:val="0044595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semiHidden/>
    <w:rsid w:val="0044595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44595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45950"/>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445950"/>
    <w:pPr>
      <w:spacing w:after="0" w:line="240" w:lineRule="auto"/>
    </w:pPr>
  </w:style>
  <w:style w:type="character" w:customStyle="1" w:styleId="NoSpacingChar">
    <w:name w:val="No Spacing Char"/>
    <w:basedOn w:val="DefaultParagraphFont"/>
    <w:link w:val="NoSpacing"/>
    <w:uiPriority w:val="1"/>
    <w:rsid w:val="00E812EA"/>
  </w:style>
  <w:style w:type="paragraph" w:customStyle="1" w:styleId="Default">
    <w:name w:val="Default"/>
    <w:rsid w:val="001942BC"/>
    <w:pPr>
      <w:autoSpaceDE w:val="0"/>
      <w:autoSpaceDN w:val="0"/>
      <w:adjustRightInd w:val="0"/>
      <w:spacing w:after="0" w:line="240" w:lineRule="auto"/>
    </w:pPr>
    <w:rPr>
      <w:rFonts w:ascii="Times New Roman" w:hAnsi="Times New Roman" w:cs="Times New Roman"/>
      <w:color w:val="000000"/>
      <w:sz w:val="24"/>
      <w:szCs w:val="24"/>
    </w:rPr>
  </w:style>
  <w:style w:type="paragraph" w:styleId="Subtitle">
    <w:name w:val="Subtitle"/>
    <w:basedOn w:val="Normal"/>
    <w:next w:val="Normal"/>
    <w:link w:val="SubtitleChar"/>
    <w:uiPriority w:val="11"/>
    <w:qFormat/>
    <w:rsid w:val="0044595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45950"/>
    <w:rPr>
      <w:color w:val="5A5A5A" w:themeColor="text1" w:themeTint="A5"/>
      <w:spacing w:val="10"/>
    </w:rPr>
  </w:style>
  <w:style w:type="table" w:styleId="TableGrid">
    <w:name w:val="Table Grid"/>
    <w:basedOn w:val="TableNormal"/>
    <w:uiPriority w:val="39"/>
    <w:rsid w:val="00DB5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B5C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CEB"/>
  </w:style>
  <w:style w:type="paragraph" w:styleId="Footer">
    <w:name w:val="footer"/>
    <w:basedOn w:val="Normal"/>
    <w:link w:val="FooterChar"/>
    <w:uiPriority w:val="99"/>
    <w:unhideWhenUsed/>
    <w:rsid w:val="00DB5C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5CEB"/>
  </w:style>
  <w:style w:type="paragraph" w:styleId="Caption">
    <w:name w:val="caption"/>
    <w:basedOn w:val="Normal"/>
    <w:next w:val="Normal"/>
    <w:uiPriority w:val="35"/>
    <w:semiHidden/>
    <w:unhideWhenUsed/>
    <w:qFormat/>
    <w:rsid w:val="0044595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4595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45950"/>
    <w:rPr>
      <w:rFonts w:asciiTheme="majorHAnsi" w:eastAsiaTheme="majorEastAsia" w:hAnsiTheme="majorHAnsi" w:cstheme="majorBidi"/>
      <w:color w:val="000000" w:themeColor="text1"/>
      <w:sz w:val="56"/>
      <w:szCs w:val="56"/>
    </w:rPr>
  </w:style>
  <w:style w:type="character" w:styleId="Strong">
    <w:name w:val="Strong"/>
    <w:basedOn w:val="DefaultParagraphFont"/>
    <w:uiPriority w:val="22"/>
    <w:qFormat/>
    <w:rsid w:val="00445950"/>
    <w:rPr>
      <w:b/>
      <w:bCs/>
      <w:color w:val="000000" w:themeColor="text1"/>
    </w:rPr>
  </w:style>
  <w:style w:type="character" w:styleId="Emphasis">
    <w:name w:val="Emphasis"/>
    <w:basedOn w:val="DefaultParagraphFont"/>
    <w:uiPriority w:val="20"/>
    <w:qFormat/>
    <w:rsid w:val="00445950"/>
    <w:rPr>
      <w:i/>
      <w:iCs/>
      <w:color w:val="auto"/>
    </w:rPr>
  </w:style>
  <w:style w:type="paragraph" w:styleId="ListParagraph">
    <w:name w:val="List Paragraph"/>
    <w:basedOn w:val="Normal"/>
    <w:link w:val="ListParagraphChar"/>
    <w:uiPriority w:val="34"/>
    <w:qFormat/>
    <w:rsid w:val="00E812EA"/>
    <w:pPr>
      <w:ind w:left="720"/>
      <w:contextualSpacing/>
    </w:pPr>
  </w:style>
  <w:style w:type="character" w:customStyle="1" w:styleId="ListParagraphChar">
    <w:name w:val="List Paragraph Char"/>
    <w:basedOn w:val="DefaultParagraphFont"/>
    <w:link w:val="ListParagraph"/>
    <w:uiPriority w:val="34"/>
    <w:rsid w:val="00BE7221"/>
    <w:rPr>
      <w:sz w:val="20"/>
    </w:rPr>
  </w:style>
  <w:style w:type="paragraph" w:styleId="Quote">
    <w:name w:val="Quote"/>
    <w:basedOn w:val="Normal"/>
    <w:next w:val="Normal"/>
    <w:link w:val="QuoteChar"/>
    <w:uiPriority w:val="29"/>
    <w:qFormat/>
    <w:rsid w:val="00445950"/>
    <w:pPr>
      <w:spacing w:before="160"/>
      <w:ind w:left="720" w:right="720"/>
    </w:pPr>
    <w:rPr>
      <w:i/>
      <w:iCs/>
      <w:color w:val="000000" w:themeColor="text1"/>
    </w:rPr>
  </w:style>
  <w:style w:type="character" w:customStyle="1" w:styleId="QuoteChar">
    <w:name w:val="Quote Char"/>
    <w:basedOn w:val="DefaultParagraphFont"/>
    <w:link w:val="Quote"/>
    <w:uiPriority w:val="29"/>
    <w:rsid w:val="00445950"/>
    <w:rPr>
      <w:i/>
      <w:iCs/>
      <w:color w:val="000000" w:themeColor="text1"/>
    </w:rPr>
  </w:style>
  <w:style w:type="paragraph" w:styleId="IntenseQuote">
    <w:name w:val="Intense Quote"/>
    <w:basedOn w:val="Normal"/>
    <w:next w:val="Normal"/>
    <w:link w:val="IntenseQuoteChar"/>
    <w:uiPriority w:val="30"/>
    <w:qFormat/>
    <w:rsid w:val="0044595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45950"/>
    <w:rPr>
      <w:color w:val="000000" w:themeColor="text1"/>
      <w:shd w:val="clear" w:color="auto" w:fill="F2F2F2" w:themeFill="background1" w:themeFillShade="F2"/>
    </w:rPr>
  </w:style>
  <w:style w:type="character" w:styleId="SubtleEmphasis">
    <w:name w:val="Subtle Emphasis"/>
    <w:basedOn w:val="DefaultParagraphFont"/>
    <w:uiPriority w:val="19"/>
    <w:qFormat/>
    <w:rsid w:val="00445950"/>
    <w:rPr>
      <w:i/>
      <w:iCs/>
      <w:color w:val="404040" w:themeColor="text1" w:themeTint="BF"/>
    </w:rPr>
  </w:style>
  <w:style w:type="character" w:styleId="IntenseEmphasis">
    <w:name w:val="Intense Emphasis"/>
    <w:basedOn w:val="DefaultParagraphFont"/>
    <w:uiPriority w:val="21"/>
    <w:qFormat/>
    <w:rsid w:val="00445950"/>
    <w:rPr>
      <w:b/>
      <w:bCs/>
      <w:i/>
      <w:iCs/>
      <w:caps/>
    </w:rPr>
  </w:style>
  <w:style w:type="character" w:styleId="SubtleReference">
    <w:name w:val="Subtle Reference"/>
    <w:basedOn w:val="DefaultParagraphFont"/>
    <w:uiPriority w:val="31"/>
    <w:qFormat/>
    <w:rsid w:val="0044595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45950"/>
    <w:rPr>
      <w:b/>
      <w:bCs/>
      <w:smallCaps/>
      <w:u w:val="single"/>
    </w:rPr>
  </w:style>
  <w:style w:type="character" w:styleId="BookTitle">
    <w:name w:val="Book Title"/>
    <w:basedOn w:val="DefaultParagraphFont"/>
    <w:uiPriority w:val="33"/>
    <w:qFormat/>
    <w:rsid w:val="00445950"/>
    <w:rPr>
      <w:b w:val="0"/>
      <w:bCs w:val="0"/>
      <w:smallCaps/>
      <w:spacing w:val="5"/>
    </w:rPr>
  </w:style>
  <w:style w:type="paragraph" w:styleId="TOCHeading">
    <w:name w:val="TOC Heading"/>
    <w:basedOn w:val="Heading1"/>
    <w:next w:val="Normal"/>
    <w:uiPriority w:val="39"/>
    <w:unhideWhenUsed/>
    <w:qFormat/>
    <w:rsid w:val="00445950"/>
    <w:pPr>
      <w:outlineLvl w:val="9"/>
    </w:pPr>
  </w:style>
  <w:style w:type="character" w:styleId="PlaceholderText">
    <w:name w:val="Placeholder Text"/>
    <w:basedOn w:val="DefaultParagraphFont"/>
    <w:uiPriority w:val="99"/>
    <w:semiHidden/>
    <w:rsid w:val="000E0EAD"/>
    <w:rPr>
      <w:color w:val="808080"/>
    </w:rPr>
  </w:style>
  <w:style w:type="paragraph" w:styleId="TOC1">
    <w:name w:val="toc 1"/>
    <w:basedOn w:val="Normal"/>
    <w:next w:val="Normal"/>
    <w:autoRedefine/>
    <w:uiPriority w:val="39"/>
    <w:unhideWhenUsed/>
    <w:rsid w:val="0070524F"/>
    <w:pPr>
      <w:spacing w:after="100"/>
    </w:pPr>
  </w:style>
  <w:style w:type="paragraph" w:styleId="TOC2">
    <w:name w:val="toc 2"/>
    <w:basedOn w:val="Normal"/>
    <w:next w:val="Normal"/>
    <w:autoRedefine/>
    <w:uiPriority w:val="39"/>
    <w:unhideWhenUsed/>
    <w:rsid w:val="0070524F"/>
    <w:pPr>
      <w:spacing w:after="100"/>
      <w:ind w:left="220"/>
    </w:pPr>
  </w:style>
  <w:style w:type="character" w:styleId="Hyperlink">
    <w:name w:val="Hyperlink"/>
    <w:basedOn w:val="DefaultParagraphFont"/>
    <w:uiPriority w:val="99"/>
    <w:unhideWhenUsed/>
    <w:rsid w:val="0070524F"/>
    <w:rPr>
      <w:color w:val="0563C1" w:themeColor="hyperlink"/>
      <w:u w:val="single"/>
    </w:rPr>
  </w:style>
  <w:style w:type="paragraph" w:styleId="TOC3">
    <w:name w:val="toc 3"/>
    <w:basedOn w:val="Normal"/>
    <w:next w:val="Normal"/>
    <w:autoRedefine/>
    <w:uiPriority w:val="39"/>
    <w:unhideWhenUsed/>
    <w:rsid w:val="00002B87"/>
    <w:pPr>
      <w:spacing w:after="100"/>
      <w:ind w:left="400"/>
    </w:pPr>
  </w:style>
  <w:style w:type="character" w:styleId="FollowedHyperlink">
    <w:name w:val="FollowedHyperlink"/>
    <w:basedOn w:val="DefaultParagraphFont"/>
    <w:uiPriority w:val="99"/>
    <w:semiHidden/>
    <w:unhideWhenUsed/>
    <w:rsid w:val="00584E71"/>
    <w:rPr>
      <w:color w:val="954F72" w:themeColor="followedHyperlink"/>
      <w:u w:val="single"/>
    </w:rPr>
  </w:style>
  <w:style w:type="paragraph" w:styleId="BalloonText">
    <w:name w:val="Balloon Text"/>
    <w:basedOn w:val="Normal"/>
    <w:link w:val="BalloonTextChar"/>
    <w:uiPriority w:val="99"/>
    <w:semiHidden/>
    <w:unhideWhenUsed/>
    <w:rsid w:val="00FC27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2721"/>
    <w:rPr>
      <w:rFonts w:ascii="Segoe UI" w:hAnsi="Segoe UI" w:cs="Segoe UI"/>
      <w:color w:val="000000" w:themeColor="text1"/>
      <w:sz w:val="18"/>
      <w:szCs w:val="18"/>
    </w:rPr>
  </w:style>
  <w:style w:type="table" w:styleId="GridTable4-Accent1">
    <w:name w:val="Grid Table 4 Accent 1"/>
    <w:basedOn w:val="TableNormal"/>
    <w:uiPriority w:val="49"/>
    <w:rsid w:val="0025519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1">
    <w:name w:val="Grid Table 2 Accent 1"/>
    <w:basedOn w:val="TableNormal"/>
    <w:uiPriority w:val="47"/>
    <w:rsid w:val="004B747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1">
    <w:name w:val="Grid Table 6 Colorful Accent 1"/>
    <w:basedOn w:val="TableNormal"/>
    <w:uiPriority w:val="51"/>
    <w:rsid w:val="004B747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4">
    <w:name w:val="toc 4"/>
    <w:basedOn w:val="Normal"/>
    <w:next w:val="Normal"/>
    <w:autoRedefine/>
    <w:uiPriority w:val="39"/>
    <w:unhideWhenUsed/>
    <w:rsid w:val="00054606"/>
    <w:pPr>
      <w:spacing w:after="100"/>
      <w:ind w:left="660"/>
    </w:pPr>
    <w:rPr>
      <w:sz w:val="22"/>
    </w:rPr>
  </w:style>
  <w:style w:type="paragraph" w:styleId="TOC5">
    <w:name w:val="toc 5"/>
    <w:basedOn w:val="Normal"/>
    <w:next w:val="Normal"/>
    <w:autoRedefine/>
    <w:uiPriority w:val="39"/>
    <w:unhideWhenUsed/>
    <w:rsid w:val="00054606"/>
    <w:pPr>
      <w:spacing w:after="100"/>
      <w:ind w:left="880"/>
    </w:pPr>
    <w:rPr>
      <w:sz w:val="22"/>
    </w:rPr>
  </w:style>
  <w:style w:type="paragraph" w:styleId="TOC6">
    <w:name w:val="toc 6"/>
    <w:basedOn w:val="Normal"/>
    <w:next w:val="Normal"/>
    <w:autoRedefine/>
    <w:uiPriority w:val="39"/>
    <w:unhideWhenUsed/>
    <w:rsid w:val="00054606"/>
    <w:pPr>
      <w:spacing w:after="100"/>
      <w:ind w:left="1100"/>
    </w:pPr>
    <w:rPr>
      <w:sz w:val="22"/>
    </w:rPr>
  </w:style>
  <w:style w:type="paragraph" w:styleId="TOC7">
    <w:name w:val="toc 7"/>
    <w:basedOn w:val="Normal"/>
    <w:next w:val="Normal"/>
    <w:autoRedefine/>
    <w:uiPriority w:val="39"/>
    <w:unhideWhenUsed/>
    <w:rsid w:val="00054606"/>
    <w:pPr>
      <w:spacing w:after="100"/>
      <w:ind w:left="1320"/>
    </w:pPr>
    <w:rPr>
      <w:sz w:val="22"/>
    </w:rPr>
  </w:style>
  <w:style w:type="paragraph" w:styleId="TOC8">
    <w:name w:val="toc 8"/>
    <w:basedOn w:val="Normal"/>
    <w:next w:val="Normal"/>
    <w:autoRedefine/>
    <w:uiPriority w:val="39"/>
    <w:unhideWhenUsed/>
    <w:rsid w:val="00054606"/>
    <w:pPr>
      <w:spacing w:after="100"/>
      <w:ind w:left="1540"/>
    </w:pPr>
    <w:rPr>
      <w:sz w:val="22"/>
    </w:rPr>
  </w:style>
  <w:style w:type="paragraph" w:styleId="TOC9">
    <w:name w:val="toc 9"/>
    <w:basedOn w:val="Normal"/>
    <w:next w:val="Normal"/>
    <w:autoRedefine/>
    <w:uiPriority w:val="39"/>
    <w:unhideWhenUsed/>
    <w:rsid w:val="00054606"/>
    <w:pPr>
      <w:spacing w:after="100"/>
      <w:ind w:left="1760"/>
    </w:pPr>
    <w:rPr>
      <w:sz w:val="22"/>
    </w:rPr>
  </w:style>
  <w:style w:type="character" w:customStyle="1" w:styleId="UnresolvedMention1">
    <w:name w:val="Unresolved Mention1"/>
    <w:basedOn w:val="DefaultParagraphFont"/>
    <w:uiPriority w:val="99"/>
    <w:semiHidden/>
    <w:unhideWhenUsed/>
    <w:rsid w:val="00F85F32"/>
    <w:rPr>
      <w:color w:val="605E5C"/>
      <w:shd w:val="clear" w:color="auto" w:fill="E1DFDD"/>
    </w:rPr>
  </w:style>
  <w:style w:type="table" w:customStyle="1" w:styleId="TableGrid1">
    <w:name w:val="Table Grid1"/>
    <w:basedOn w:val="TableNormal"/>
    <w:next w:val="TableGrid"/>
    <w:uiPriority w:val="39"/>
    <w:rsid w:val="007A38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C7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F7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E4A42"/>
    <w:rPr>
      <w:sz w:val="16"/>
      <w:szCs w:val="16"/>
    </w:rPr>
  </w:style>
  <w:style w:type="paragraph" w:styleId="CommentText">
    <w:name w:val="annotation text"/>
    <w:basedOn w:val="Normal"/>
    <w:link w:val="CommentTextChar"/>
    <w:uiPriority w:val="99"/>
    <w:unhideWhenUsed/>
    <w:rsid w:val="00CE4A42"/>
    <w:pPr>
      <w:spacing w:line="240" w:lineRule="auto"/>
    </w:pPr>
    <w:rPr>
      <w:szCs w:val="20"/>
    </w:rPr>
  </w:style>
  <w:style w:type="character" w:customStyle="1" w:styleId="CommentTextChar">
    <w:name w:val="Comment Text Char"/>
    <w:basedOn w:val="DefaultParagraphFont"/>
    <w:link w:val="CommentText"/>
    <w:uiPriority w:val="99"/>
    <w:rsid w:val="00CE4A42"/>
    <w:rPr>
      <w:sz w:val="20"/>
      <w:szCs w:val="20"/>
    </w:rPr>
  </w:style>
  <w:style w:type="paragraph" w:styleId="CommentSubject">
    <w:name w:val="annotation subject"/>
    <w:basedOn w:val="CommentText"/>
    <w:next w:val="CommentText"/>
    <w:link w:val="CommentSubjectChar"/>
    <w:uiPriority w:val="99"/>
    <w:semiHidden/>
    <w:unhideWhenUsed/>
    <w:rsid w:val="00CE4A42"/>
    <w:rPr>
      <w:b/>
      <w:bCs/>
    </w:rPr>
  </w:style>
  <w:style w:type="character" w:customStyle="1" w:styleId="CommentSubjectChar">
    <w:name w:val="Comment Subject Char"/>
    <w:basedOn w:val="CommentTextChar"/>
    <w:link w:val="CommentSubject"/>
    <w:uiPriority w:val="99"/>
    <w:semiHidden/>
    <w:rsid w:val="00CE4A42"/>
    <w:rPr>
      <w:b/>
      <w:bCs/>
      <w:sz w:val="20"/>
      <w:szCs w:val="20"/>
    </w:rPr>
  </w:style>
  <w:style w:type="table" w:customStyle="1" w:styleId="TableGrid11">
    <w:name w:val="Table Grid11"/>
    <w:basedOn w:val="TableNormal"/>
    <w:next w:val="TableGrid"/>
    <w:uiPriority w:val="39"/>
    <w:rsid w:val="005328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227407"/>
    <w:pPr>
      <w:spacing w:after="0" w:line="240" w:lineRule="auto"/>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871110">
      <w:bodyDiv w:val="1"/>
      <w:marLeft w:val="0"/>
      <w:marRight w:val="0"/>
      <w:marTop w:val="0"/>
      <w:marBottom w:val="0"/>
      <w:divBdr>
        <w:top w:val="none" w:sz="0" w:space="0" w:color="auto"/>
        <w:left w:val="none" w:sz="0" w:space="0" w:color="auto"/>
        <w:bottom w:val="none" w:sz="0" w:space="0" w:color="auto"/>
        <w:right w:val="none" w:sz="0" w:space="0" w:color="auto"/>
      </w:divBdr>
    </w:div>
    <w:div w:id="119880008">
      <w:bodyDiv w:val="1"/>
      <w:marLeft w:val="0"/>
      <w:marRight w:val="0"/>
      <w:marTop w:val="0"/>
      <w:marBottom w:val="0"/>
      <w:divBdr>
        <w:top w:val="none" w:sz="0" w:space="0" w:color="auto"/>
        <w:left w:val="none" w:sz="0" w:space="0" w:color="auto"/>
        <w:bottom w:val="none" w:sz="0" w:space="0" w:color="auto"/>
        <w:right w:val="none" w:sz="0" w:space="0" w:color="auto"/>
      </w:divBdr>
    </w:div>
    <w:div w:id="235214607">
      <w:bodyDiv w:val="1"/>
      <w:marLeft w:val="0"/>
      <w:marRight w:val="0"/>
      <w:marTop w:val="0"/>
      <w:marBottom w:val="0"/>
      <w:divBdr>
        <w:top w:val="none" w:sz="0" w:space="0" w:color="auto"/>
        <w:left w:val="none" w:sz="0" w:space="0" w:color="auto"/>
        <w:bottom w:val="none" w:sz="0" w:space="0" w:color="auto"/>
        <w:right w:val="none" w:sz="0" w:space="0" w:color="auto"/>
      </w:divBdr>
    </w:div>
    <w:div w:id="251427678">
      <w:bodyDiv w:val="1"/>
      <w:marLeft w:val="0"/>
      <w:marRight w:val="0"/>
      <w:marTop w:val="0"/>
      <w:marBottom w:val="0"/>
      <w:divBdr>
        <w:top w:val="none" w:sz="0" w:space="0" w:color="auto"/>
        <w:left w:val="none" w:sz="0" w:space="0" w:color="auto"/>
        <w:bottom w:val="none" w:sz="0" w:space="0" w:color="auto"/>
        <w:right w:val="none" w:sz="0" w:space="0" w:color="auto"/>
      </w:divBdr>
    </w:div>
    <w:div w:id="405148395">
      <w:bodyDiv w:val="1"/>
      <w:marLeft w:val="0"/>
      <w:marRight w:val="0"/>
      <w:marTop w:val="0"/>
      <w:marBottom w:val="0"/>
      <w:divBdr>
        <w:top w:val="none" w:sz="0" w:space="0" w:color="auto"/>
        <w:left w:val="none" w:sz="0" w:space="0" w:color="auto"/>
        <w:bottom w:val="none" w:sz="0" w:space="0" w:color="auto"/>
        <w:right w:val="none" w:sz="0" w:space="0" w:color="auto"/>
      </w:divBdr>
    </w:div>
    <w:div w:id="413865519">
      <w:bodyDiv w:val="1"/>
      <w:marLeft w:val="0"/>
      <w:marRight w:val="0"/>
      <w:marTop w:val="0"/>
      <w:marBottom w:val="0"/>
      <w:divBdr>
        <w:top w:val="none" w:sz="0" w:space="0" w:color="auto"/>
        <w:left w:val="none" w:sz="0" w:space="0" w:color="auto"/>
        <w:bottom w:val="none" w:sz="0" w:space="0" w:color="auto"/>
        <w:right w:val="none" w:sz="0" w:space="0" w:color="auto"/>
      </w:divBdr>
    </w:div>
    <w:div w:id="420300118">
      <w:bodyDiv w:val="1"/>
      <w:marLeft w:val="0"/>
      <w:marRight w:val="0"/>
      <w:marTop w:val="0"/>
      <w:marBottom w:val="0"/>
      <w:divBdr>
        <w:top w:val="none" w:sz="0" w:space="0" w:color="auto"/>
        <w:left w:val="none" w:sz="0" w:space="0" w:color="auto"/>
        <w:bottom w:val="none" w:sz="0" w:space="0" w:color="auto"/>
        <w:right w:val="none" w:sz="0" w:space="0" w:color="auto"/>
      </w:divBdr>
    </w:div>
    <w:div w:id="490684848">
      <w:bodyDiv w:val="1"/>
      <w:marLeft w:val="0"/>
      <w:marRight w:val="0"/>
      <w:marTop w:val="0"/>
      <w:marBottom w:val="0"/>
      <w:divBdr>
        <w:top w:val="none" w:sz="0" w:space="0" w:color="auto"/>
        <w:left w:val="none" w:sz="0" w:space="0" w:color="auto"/>
        <w:bottom w:val="none" w:sz="0" w:space="0" w:color="auto"/>
        <w:right w:val="none" w:sz="0" w:space="0" w:color="auto"/>
      </w:divBdr>
    </w:div>
    <w:div w:id="747383809">
      <w:bodyDiv w:val="1"/>
      <w:marLeft w:val="0"/>
      <w:marRight w:val="0"/>
      <w:marTop w:val="0"/>
      <w:marBottom w:val="0"/>
      <w:divBdr>
        <w:top w:val="none" w:sz="0" w:space="0" w:color="auto"/>
        <w:left w:val="none" w:sz="0" w:space="0" w:color="auto"/>
        <w:bottom w:val="none" w:sz="0" w:space="0" w:color="auto"/>
        <w:right w:val="none" w:sz="0" w:space="0" w:color="auto"/>
      </w:divBdr>
    </w:div>
    <w:div w:id="811680749">
      <w:bodyDiv w:val="1"/>
      <w:marLeft w:val="0"/>
      <w:marRight w:val="0"/>
      <w:marTop w:val="0"/>
      <w:marBottom w:val="0"/>
      <w:divBdr>
        <w:top w:val="none" w:sz="0" w:space="0" w:color="auto"/>
        <w:left w:val="none" w:sz="0" w:space="0" w:color="auto"/>
        <w:bottom w:val="none" w:sz="0" w:space="0" w:color="auto"/>
        <w:right w:val="none" w:sz="0" w:space="0" w:color="auto"/>
      </w:divBdr>
    </w:div>
    <w:div w:id="920675842">
      <w:bodyDiv w:val="1"/>
      <w:marLeft w:val="0"/>
      <w:marRight w:val="0"/>
      <w:marTop w:val="0"/>
      <w:marBottom w:val="0"/>
      <w:divBdr>
        <w:top w:val="none" w:sz="0" w:space="0" w:color="auto"/>
        <w:left w:val="none" w:sz="0" w:space="0" w:color="auto"/>
        <w:bottom w:val="none" w:sz="0" w:space="0" w:color="auto"/>
        <w:right w:val="none" w:sz="0" w:space="0" w:color="auto"/>
      </w:divBdr>
    </w:div>
    <w:div w:id="963345052">
      <w:bodyDiv w:val="1"/>
      <w:marLeft w:val="0"/>
      <w:marRight w:val="0"/>
      <w:marTop w:val="0"/>
      <w:marBottom w:val="0"/>
      <w:divBdr>
        <w:top w:val="none" w:sz="0" w:space="0" w:color="auto"/>
        <w:left w:val="none" w:sz="0" w:space="0" w:color="auto"/>
        <w:bottom w:val="none" w:sz="0" w:space="0" w:color="auto"/>
        <w:right w:val="none" w:sz="0" w:space="0" w:color="auto"/>
      </w:divBdr>
    </w:div>
    <w:div w:id="1000815916">
      <w:bodyDiv w:val="1"/>
      <w:marLeft w:val="0"/>
      <w:marRight w:val="0"/>
      <w:marTop w:val="0"/>
      <w:marBottom w:val="0"/>
      <w:divBdr>
        <w:top w:val="none" w:sz="0" w:space="0" w:color="auto"/>
        <w:left w:val="none" w:sz="0" w:space="0" w:color="auto"/>
        <w:bottom w:val="none" w:sz="0" w:space="0" w:color="auto"/>
        <w:right w:val="none" w:sz="0" w:space="0" w:color="auto"/>
      </w:divBdr>
    </w:div>
    <w:div w:id="1144002016">
      <w:bodyDiv w:val="1"/>
      <w:marLeft w:val="0"/>
      <w:marRight w:val="0"/>
      <w:marTop w:val="0"/>
      <w:marBottom w:val="0"/>
      <w:divBdr>
        <w:top w:val="none" w:sz="0" w:space="0" w:color="auto"/>
        <w:left w:val="none" w:sz="0" w:space="0" w:color="auto"/>
        <w:bottom w:val="none" w:sz="0" w:space="0" w:color="auto"/>
        <w:right w:val="none" w:sz="0" w:space="0" w:color="auto"/>
      </w:divBdr>
    </w:div>
    <w:div w:id="1165170586">
      <w:bodyDiv w:val="1"/>
      <w:marLeft w:val="0"/>
      <w:marRight w:val="0"/>
      <w:marTop w:val="0"/>
      <w:marBottom w:val="0"/>
      <w:divBdr>
        <w:top w:val="none" w:sz="0" w:space="0" w:color="auto"/>
        <w:left w:val="none" w:sz="0" w:space="0" w:color="auto"/>
        <w:bottom w:val="none" w:sz="0" w:space="0" w:color="auto"/>
        <w:right w:val="none" w:sz="0" w:space="0" w:color="auto"/>
      </w:divBdr>
    </w:div>
    <w:div w:id="1264453809">
      <w:bodyDiv w:val="1"/>
      <w:marLeft w:val="0"/>
      <w:marRight w:val="0"/>
      <w:marTop w:val="0"/>
      <w:marBottom w:val="0"/>
      <w:divBdr>
        <w:top w:val="none" w:sz="0" w:space="0" w:color="auto"/>
        <w:left w:val="none" w:sz="0" w:space="0" w:color="auto"/>
        <w:bottom w:val="none" w:sz="0" w:space="0" w:color="auto"/>
        <w:right w:val="none" w:sz="0" w:space="0" w:color="auto"/>
      </w:divBdr>
    </w:div>
    <w:div w:id="1305506556">
      <w:bodyDiv w:val="1"/>
      <w:marLeft w:val="0"/>
      <w:marRight w:val="0"/>
      <w:marTop w:val="0"/>
      <w:marBottom w:val="0"/>
      <w:divBdr>
        <w:top w:val="none" w:sz="0" w:space="0" w:color="auto"/>
        <w:left w:val="none" w:sz="0" w:space="0" w:color="auto"/>
        <w:bottom w:val="none" w:sz="0" w:space="0" w:color="auto"/>
        <w:right w:val="none" w:sz="0" w:space="0" w:color="auto"/>
      </w:divBdr>
    </w:div>
    <w:div w:id="1341855867">
      <w:bodyDiv w:val="1"/>
      <w:marLeft w:val="0"/>
      <w:marRight w:val="0"/>
      <w:marTop w:val="0"/>
      <w:marBottom w:val="0"/>
      <w:divBdr>
        <w:top w:val="none" w:sz="0" w:space="0" w:color="auto"/>
        <w:left w:val="none" w:sz="0" w:space="0" w:color="auto"/>
        <w:bottom w:val="none" w:sz="0" w:space="0" w:color="auto"/>
        <w:right w:val="none" w:sz="0" w:space="0" w:color="auto"/>
      </w:divBdr>
    </w:div>
    <w:div w:id="1430008382">
      <w:bodyDiv w:val="1"/>
      <w:marLeft w:val="0"/>
      <w:marRight w:val="0"/>
      <w:marTop w:val="0"/>
      <w:marBottom w:val="0"/>
      <w:divBdr>
        <w:top w:val="none" w:sz="0" w:space="0" w:color="auto"/>
        <w:left w:val="none" w:sz="0" w:space="0" w:color="auto"/>
        <w:bottom w:val="none" w:sz="0" w:space="0" w:color="auto"/>
        <w:right w:val="none" w:sz="0" w:space="0" w:color="auto"/>
      </w:divBdr>
    </w:div>
    <w:div w:id="1525707158">
      <w:bodyDiv w:val="1"/>
      <w:marLeft w:val="0"/>
      <w:marRight w:val="0"/>
      <w:marTop w:val="0"/>
      <w:marBottom w:val="0"/>
      <w:divBdr>
        <w:top w:val="none" w:sz="0" w:space="0" w:color="auto"/>
        <w:left w:val="none" w:sz="0" w:space="0" w:color="auto"/>
        <w:bottom w:val="none" w:sz="0" w:space="0" w:color="auto"/>
        <w:right w:val="none" w:sz="0" w:space="0" w:color="auto"/>
      </w:divBdr>
    </w:div>
    <w:div w:id="1577864763">
      <w:bodyDiv w:val="1"/>
      <w:marLeft w:val="0"/>
      <w:marRight w:val="0"/>
      <w:marTop w:val="0"/>
      <w:marBottom w:val="0"/>
      <w:divBdr>
        <w:top w:val="none" w:sz="0" w:space="0" w:color="auto"/>
        <w:left w:val="none" w:sz="0" w:space="0" w:color="auto"/>
        <w:bottom w:val="none" w:sz="0" w:space="0" w:color="auto"/>
        <w:right w:val="none" w:sz="0" w:space="0" w:color="auto"/>
      </w:divBdr>
    </w:div>
    <w:div w:id="1665818112">
      <w:bodyDiv w:val="1"/>
      <w:marLeft w:val="0"/>
      <w:marRight w:val="0"/>
      <w:marTop w:val="0"/>
      <w:marBottom w:val="0"/>
      <w:divBdr>
        <w:top w:val="none" w:sz="0" w:space="0" w:color="auto"/>
        <w:left w:val="none" w:sz="0" w:space="0" w:color="auto"/>
        <w:bottom w:val="none" w:sz="0" w:space="0" w:color="auto"/>
        <w:right w:val="none" w:sz="0" w:space="0" w:color="auto"/>
      </w:divBdr>
    </w:div>
    <w:div w:id="1682514382">
      <w:bodyDiv w:val="1"/>
      <w:marLeft w:val="0"/>
      <w:marRight w:val="0"/>
      <w:marTop w:val="0"/>
      <w:marBottom w:val="0"/>
      <w:divBdr>
        <w:top w:val="none" w:sz="0" w:space="0" w:color="auto"/>
        <w:left w:val="none" w:sz="0" w:space="0" w:color="auto"/>
        <w:bottom w:val="none" w:sz="0" w:space="0" w:color="auto"/>
        <w:right w:val="none" w:sz="0" w:space="0" w:color="auto"/>
      </w:divBdr>
    </w:div>
    <w:div w:id="1761019725">
      <w:bodyDiv w:val="1"/>
      <w:marLeft w:val="0"/>
      <w:marRight w:val="0"/>
      <w:marTop w:val="0"/>
      <w:marBottom w:val="0"/>
      <w:divBdr>
        <w:top w:val="none" w:sz="0" w:space="0" w:color="auto"/>
        <w:left w:val="none" w:sz="0" w:space="0" w:color="auto"/>
        <w:bottom w:val="none" w:sz="0" w:space="0" w:color="auto"/>
        <w:right w:val="none" w:sz="0" w:space="0" w:color="auto"/>
      </w:divBdr>
    </w:div>
    <w:div w:id="1772820303">
      <w:bodyDiv w:val="1"/>
      <w:marLeft w:val="0"/>
      <w:marRight w:val="0"/>
      <w:marTop w:val="0"/>
      <w:marBottom w:val="0"/>
      <w:divBdr>
        <w:top w:val="none" w:sz="0" w:space="0" w:color="auto"/>
        <w:left w:val="none" w:sz="0" w:space="0" w:color="auto"/>
        <w:bottom w:val="none" w:sz="0" w:space="0" w:color="auto"/>
        <w:right w:val="none" w:sz="0" w:space="0" w:color="auto"/>
      </w:divBdr>
    </w:div>
    <w:div w:id="1776368080">
      <w:bodyDiv w:val="1"/>
      <w:marLeft w:val="0"/>
      <w:marRight w:val="0"/>
      <w:marTop w:val="0"/>
      <w:marBottom w:val="0"/>
      <w:divBdr>
        <w:top w:val="none" w:sz="0" w:space="0" w:color="auto"/>
        <w:left w:val="none" w:sz="0" w:space="0" w:color="auto"/>
        <w:bottom w:val="none" w:sz="0" w:space="0" w:color="auto"/>
        <w:right w:val="none" w:sz="0" w:space="0" w:color="auto"/>
      </w:divBdr>
    </w:div>
    <w:div w:id="1820614907">
      <w:bodyDiv w:val="1"/>
      <w:marLeft w:val="0"/>
      <w:marRight w:val="0"/>
      <w:marTop w:val="0"/>
      <w:marBottom w:val="0"/>
      <w:divBdr>
        <w:top w:val="none" w:sz="0" w:space="0" w:color="auto"/>
        <w:left w:val="none" w:sz="0" w:space="0" w:color="auto"/>
        <w:bottom w:val="none" w:sz="0" w:space="0" w:color="auto"/>
        <w:right w:val="none" w:sz="0" w:space="0" w:color="auto"/>
      </w:divBdr>
    </w:div>
    <w:div w:id="193890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png"/><Relationship Id="rId42" Type="http://schemas.openxmlformats.org/officeDocument/2006/relationships/package" Target="embeddings/Microsoft_Visio_Drawing5.vsdx"/><Relationship Id="rId47" Type="http://schemas.openxmlformats.org/officeDocument/2006/relationships/image" Target="media/image28.png"/><Relationship Id="rId63" Type="http://schemas.openxmlformats.org/officeDocument/2006/relationships/image" Target="media/image38.emf"/><Relationship Id="rId68" Type="http://schemas.openxmlformats.org/officeDocument/2006/relationships/image" Target="media/image41.png"/><Relationship Id="rId16" Type="http://schemas.openxmlformats.org/officeDocument/2006/relationships/image" Target="media/image6.png"/><Relationship Id="rId11" Type="http://schemas.openxmlformats.org/officeDocument/2006/relationships/header" Target="header1.xml"/><Relationship Id="rId32" Type="http://schemas.openxmlformats.org/officeDocument/2006/relationships/image" Target="media/image18.emf"/><Relationship Id="rId37" Type="http://schemas.openxmlformats.org/officeDocument/2006/relationships/image" Target="media/image21.png"/><Relationship Id="rId53" Type="http://schemas.openxmlformats.org/officeDocument/2006/relationships/package" Target="embeddings/Microsoft_Visio_Drawing8.vsdx"/><Relationship Id="rId58" Type="http://schemas.openxmlformats.org/officeDocument/2006/relationships/image" Target="media/image35.emf"/><Relationship Id="rId74" Type="http://schemas.openxmlformats.org/officeDocument/2006/relationships/package" Target="embeddings/Microsoft_Visio_Drawing16.vsdx"/><Relationship Id="rId79"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37.png"/><Relationship Id="rId19" Type="http://schemas.openxmlformats.org/officeDocument/2006/relationships/image" Target="media/image9.png"/><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package" Target="embeddings/Microsoft_Visio_Drawing1.vsdx"/><Relationship Id="rId30" Type="http://schemas.openxmlformats.org/officeDocument/2006/relationships/comments" Target="comments.xml"/><Relationship Id="rId35" Type="http://schemas.openxmlformats.org/officeDocument/2006/relationships/image" Target="media/image20.emf"/><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4.emf"/><Relationship Id="rId64" Type="http://schemas.openxmlformats.org/officeDocument/2006/relationships/package" Target="embeddings/Microsoft_Visio_Drawing13.vsdx"/><Relationship Id="rId69" Type="http://schemas.openxmlformats.org/officeDocument/2006/relationships/image" Target="media/image42.emf"/><Relationship Id="rId77"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44.png"/><Relationship Id="rId80"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package" Target="embeddings/Microsoft_Visio_Drawing2.vsdx"/><Relationship Id="rId38" Type="http://schemas.openxmlformats.org/officeDocument/2006/relationships/image" Target="media/image22.emf"/><Relationship Id="rId46" Type="http://schemas.openxmlformats.org/officeDocument/2006/relationships/package" Target="embeddings/Microsoft_Visio_Drawing6.vsdx"/><Relationship Id="rId59" Type="http://schemas.openxmlformats.org/officeDocument/2006/relationships/package" Target="embeddings/Microsoft_Visio_Drawing11.vsdx"/><Relationship Id="rId67" Type="http://schemas.openxmlformats.org/officeDocument/2006/relationships/package" Target="embeddings/Microsoft_Visio_Drawing14.vsdx"/><Relationship Id="rId20" Type="http://schemas.openxmlformats.org/officeDocument/2006/relationships/oleObject" Target="embeddings/oleObject1.bin"/><Relationship Id="rId41" Type="http://schemas.openxmlformats.org/officeDocument/2006/relationships/image" Target="media/image24.emf"/><Relationship Id="rId54" Type="http://schemas.openxmlformats.org/officeDocument/2006/relationships/image" Target="media/image33.png"/><Relationship Id="rId62" Type="http://schemas.openxmlformats.org/officeDocument/2006/relationships/package" Target="embeddings/Microsoft_Visio_Drawing12.vsdx"/><Relationship Id="rId70" Type="http://schemas.openxmlformats.org/officeDocument/2006/relationships/package" Target="embeddings/Microsoft_Visio_Drawing15.vsdx"/><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package" Target="embeddings/Microsoft_Visio_Drawing3.vsdx"/><Relationship Id="rId49" Type="http://schemas.openxmlformats.org/officeDocument/2006/relationships/image" Target="media/image30.emf"/><Relationship Id="rId57" Type="http://schemas.openxmlformats.org/officeDocument/2006/relationships/package" Target="embeddings/Microsoft_Visio_Drawing10.vsdx"/><Relationship Id="rId10" Type="http://schemas.openxmlformats.org/officeDocument/2006/relationships/image" Target="media/image2.png"/><Relationship Id="rId31" Type="http://schemas.microsoft.com/office/2011/relationships/commentsExtended" Target="commentsExtended.xml"/><Relationship Id="rId44" Type="http://schemas.openxmlformats.org/officeDocument/2006/relationships/image" Target="media/image26.png"/><Relationship Id="rId52" Type="http://schemas.openxmlformats.org/officeDocument/2006/relationships/image" Target="media/image32.emf"/><Relationship Id="rId60" Type="http://schemas.openxmlformats.org/officeDocument/2006/relationships/image" Target="media/image36.png"/><Relationship Id="rId65" Type="http://schemas.openxmlformats.org/officeDocument/2006/relationships/image" Target="media/image39.png"/><Relationship Id="rId73" Type="http://schemas.openxmlformats.org/officeDocument/2006/relationships/image" Target="media/image45.emf"/><Relationship Id="rId78" Type="http://schemas.openxmlformats.org/officeDocument/2006/relationships/fontTable" Target="fontTable.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package" Target="embeddings/Microsoft_Visio_Drawing4.vsdx"/><Relationship Id="rId34" Type="http://schemas.openxmlformats.org/officeDocument/2006/relationships/image" Target="media/image19.png"/><Relationship Id="rId50" Type="http://schemas.openxmlformats.org/officeDocument/2006/relationships/package" Target="embeddings/Microsoft_Visio_Drawing7.vsdx"/><Relationship Id="rId55" Type="http://schemas.openxmlformats.org/officeDocument/2006/relationships/package" Target="embeddings/Microsoft_Visio_Drawing9.vsdx"/><Relationship Id="rId76"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43.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3.png"/><Relationship Id="rId45" Type="http://schemas.openxmlformats.org/officeDocument/2006/relationships/image" Target="media/image27.emf"/><Relationship Id="rId66" Type="http://schemas.openxmlformats.org/officeDocument/2006/relationships/image" Target="media/image40.em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0894E54AC247E783865478F343BAFD"/>
        <w:category>
          <w:name w:val="General"/>
          <w:gallery w:val="placeholder"/>
        </w:category>
        <w:types>
          <w:type w:val="bbPlcHdr"/>
        </w:types>
        <w:behaviors>
          <w:behavior w:val="content"/>
        </w:behaviors>
        <w:guid w:val="{3DF4F488-BEEB-44A1-B3F2-3C1A591BDF2C}"/>
      </w:docPartPr>
      <w:docPartBody>
        <w:p w:rsidR="00A22F77" w:rsidRDefault="00700308">
          <w:r w:rsidRPr="00B041B3">
            <w:rPr>
              <w:rStyle w:val="PlaceholderText"/>
            </w:rPr>
            <w:t>[Company]</w:t>
          </w:r>
        </w:p>
      </w:docPartBody>
    </w:docPart>
    <w:docPart>
      <w:docPartPr>
        <w:name w:val="5EC97D65D8DC4CD7AEBC8A789247FA7B"/>
        <w:category>
          <w:name w:val="General"/>
          <w:gallery w:val="placeholder"/>
        </w:category>
        <w:types>
          <w:type w:val="bbPlcHdr"/>
        </w:types>
        <w:behaviors>
          <w:behavior w:val="content"/>
        </w:behaviors>
        <w:guid w:val="{36DBEC5F-7A67-46BC-8239-76C4626608C2}"/>
      </w:docPartPr>
      <w:docPartBody>
        <w:p w:rsidR="00A22F77" w:rsidRDefault="00700308">
          <w:r w:rsidRPr="00B041B3">
            <w:rPr>
              <w:rStyle w:val="PlaceholderText"/>
            </w:rPr>
            <w:t>[Company]</w:t>
          </w:r>
        </w:p>
      </w:docPartBody>
    </w:docPart>
    <w:docPart>
      <w:docPartPr>
        <w:name w:val="2EA3E75BC5E54641856837F940463D05"/>
        <w:category>
          <w:name w:val="General"/>
          <w:gallery w:val="placeholder"/>
        </w:category>
        <w:types>
          <w:type w:val="bbPlcHdr"/>
        </w:types>
        <w:behaviors>
          <w:behavior w:val="content"/>
        </w:behaviors>
        <w:guid w:val="{40CCA5E5-E2C2-4A4D-A63E-973C517DE2DC}"/>
      </w:docPartPr>
      <w:docPartBody>
        <w:p w:rsidR="00A22F77" w:rsidRDefault="00700308">
          <w:r w:rsidRPr="00B041B3">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IDFont+F1">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auto"/>
    <w:pitch w:val="variable"/>
    <w:sig w:usb0="E00002FF" w:usb1="5000205A"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308"/>
    <w:rsid w:val="00014E7D"/>
    <w:rsid w:val="000438A5"/>
    <w:rsid w:val="00044A01"/>
    <w:rsid w:val="00053EB3"/>
    <w:rsid w:val="00061339"/>
    <w:rsid w:val="000616AF"/>
    <w:rsid w:val="00081F79"/>
    <w:rsid w:val="000A5224"/>
    <w:rsid w:val="000D5DF9"/>
    <w:rsid w:val="000D60AB"/>
    <w:rsid w:val="000E232D"/>
    <w:rsid w:val="000E23E5"/>
    <w:rsid w:val="000E32DF"/>
    <w:rsid w:val="00116878"/>
    <w:rsid w:val="00122D16"/>
    <w:rsid w:val="00124D8F"/>
    <w:rsid w:val="001565E5"/>
    <w:rsid w:val="00170EE8"/>
    <w:rsid w:val="001741A6"/>
    <w:rsid w:val="001814BA"/>
    <w:rsid w:val="001867FF"/>
    <w:rsid w:val="001C4D01"/>
    <w:rsid w:val="001D2CE1"/>
    <w:rsid w:val="00217DEA"/>
    <w:rsid w:val="00225BCD"/>
    <w:rsid w:val="00231585"/>
    <w:rsid w:val="00235FD4"/>
    <w:rsid w:val="00245327"/>
    <w:rsid w:val="00250705"/>
    <w:rsid w:val="002547C0"/>
    <w:rsid w:val="00254C49"/>
    <w:rsid w:val="00262F27"/>
    <w:rsid w:val="002777D1"/>
    <w:rsid w:val="00281127"/>
    <w:rsid w:val="002832F7"/>
    <w:rsid w:val="00292D18"/>
    <w:rsid w:val="002A0F80"/>
    <w:rsid w:val="002A3478"/>
    <w:rsid w:val="002D21F6"/>
    <w:rsid w:val="002D6644"/>
    <w:rsid w:val="002E057C"/>
    <w:rsid w:val="00301CD6"/>
    <w:rsid w:val="003033A1"/>
    <w:rsid w:val="003113F9"/>
    <w:rsid w:val="0032161F"/>
    <w:rsid w:val="0032413E"/>
    <w:rsid w:val="00335201"/>
    <w:rsid w:val="00350680"/>
    <w:rsid w:val="00376B6B"/>
    <w:rsid w:val="00393C32"/>
    <w:rsid w:val="003A08D7"/>
    <w:rsid w:val="003A1751"/>
    <w:rsid w:val="003C5216"/>
    <w:rsid w:val="003D5417"/>
    <w:rsid w:val="00413F75"/>
    <w:rsid w:val="004324C3"/>
    <w:rsid w:val="00435001"/>
    <w:rsid w:val="0044639E"/>
    <w:rsid w:val="004523E9"/>
    <w:rsid w:val="00456161"/>
    <w:rsid w:val="00465766"/>
    <w:rsid w:val="00466323"/>
    <w:rsid w:val="00483189"/>
    <w:rsid w:val="0048372F"/>
    <w:rsid w:val="00483E08"/>
    <w:rsid w:val="00484277"/>
    <w:rsid w:val="004846C6"/>
    <w:rsid w:val="004A691E"/>
    <w:rsid w:val="004B0DEE"/>
    <w:rsid w:val="004B151D"/>
    <w:rsid w:val="004C3504"/>
    <w:rsid w:val="004C3F46"/>
    <w:rsid w:val="004D1049"/>
    <w:rsid w:val="004D7AA1"/>
    <w:rsid w:val="004F1CA5"/>
    <w:rsid w:val="00516944"/>
    <w:rsid w:val="005324CA"/>
    <w:rsid w:val="0053393E"/>
    <w:rsid w:val="0053424A"/>
    <w:rsid w:val="0054113E"/>
    <w:rsid w:val="005531E9"/>
    <w:rsid w:val="005561C9"/>
    <w:rsid w:val="00556E8E"/>
    <w:rsid w:val="00561FC9"/>
    <w:rsid w:val="00567C42"/>
    <w:rsid w:val="005853E8"/>
    <w:rsid w:val="00586D94"/>
    <w:rsid w:val="005A5856"/>
    <w:rsid w:val="005B1145"/>
    <w:rsid w:val="005B22FA"/>
    <w:rsid w:val="005B30D0"/>
    <w:rsid w:val="005C2831"/>
    <w:rsid w:val="005E1F8D"/>
    <w:rsid w:val="005E7A0B"/>
    <w:rsid w:val="005F77BE"/>
    <w:rsid w:val="0061398F"/>
    <w:rsid w:val="006171ED"/>
    <w:rsid w:val="00623F54"/>
    <w:rsid w:val="00625451"/>
    <w:rsid w:val="0063090D"/>
    <w:rsid w:val="00667358"/>
    <w:rsid w:val="006831AB"/>
    <w:rsid w:val="0068678B"/>
    <w:rsid w:val="006933A4"/>
    <w:rsid w:val="006B63E2"/>
    <w:rsid w:val="006C143A"/>
    <w:rsid w:val="006C4C63"/>
    <w:rsid w:val="006F104D"/>
    <w:rsid w:val="00700308"/>
    <w:rsid w:val="00700BF1"/>
    <w:rsid w:val="007039A4"/>
    <w:rsid w:val="007110DC"/>
    <w:rsid w:val="007149A6"/>
    <w:rsid w:val="00732FE1"/>
    <w:rsid w:val="007339B0"/>
    <w:rsid w:val="007376F8"/>
    <w:rsid w:val="0075559B"/>
    <w:rsid w:val="007625F7"/>
    <w:rsid w:val="007645BC"/>
    <w:rsid w:val="0077759C"/>
    <w:rsid w:val="00781AA6"/>
    <w:rsid w:val="00785D7A"/>
    <w:rsid w:val="007A5DBC"/>
    <w:rsid w:val="007B598B"/>
    <w:rsid w:val="007C5851"/>
    <w:rsid w:val="007D258C"/>
    <w:rsid w:val="007F2EA6"/>
    <w:rsid w:val="007F5FA1"/>
    <w:rsid w:val="008030E1"/>
    <w:rsid w:val="008033B1"/>
    <w:rsid w:val="008364D5"/>
    <w:rsid w:val="00840676"/>
    <w:rsid w:val="008420BA"/>
    <w:rsid w:val="00887E58"/>
    <w:rsid w:val="0089296E"/>
    <w:rsid w:val="00896D0F"/>
    <w:rsid w:val="008B1758"/>
    <w:rsid w:val="008B7A41"/>
    <w:rsid w:val="008C4E6D"/>
    <w:rsid w:val="008F41BC"/>
    <w:rsid w:val="00901B1A"/>
    <w:rsid w:val="0090470E"/>
    <w:rsid w:val="00920F87"/>
    <w:rsid w:val="0092199E"/>
    <w:rsid w:val="00931C29"/>
    <w:rsid w:val="009331C0"/>
    <w:rsid w:val="0093677A"/>
    <w:rsid w:val="00957CE3"/>
    <w:rsid w:val="00965DEC"/>
    <w:rsid w:val="00966500"/>
    <w:rsid w:val="00970908"/>
    <w:rsid w:val="00977B30"/>
    <w:rsid w:val="00980049"/>
    <w:rsid w:val="00985AC7"/>
    <w:rsid w:val="0099280C"/>
    <w:rsid w:val="00995FF3"/>
    <w:rsid w:val="009B6ED3"/>
    <w:rsid w:val="009F7721"/>
    <w:rsid w:val="00A22F77"/>
    <w:rsid w:val="00A33E7C"/>
    <w:rsid w:val="00A45F94"/>
    <w:rsid w:val="00A46F6B"/>
    <w:rsid w:val="00A53187"/>
    <w:rsid w:val="00A629BB"/>
    <w:rsid w:val="00A72D71"/>
    <w:rsid w:val="00A75109"/>
    <w:rsid w:val="00A76782"/>
    <w:rsid w:val="00A9283D"/>
    <w:rsid w:val="00AA119A"/>
    <w:rsid w:val="00AA2C05"/>
    <w:rsid w:val="00AB7559"/>
    <w:rsid w:val="00AB757F"/>
    <w:rsid w:val="00AC17E5"/>
    <w:rsid w:val="00AC306F"/>
    <w:rsid w:val="00AF0EF8"/>
    <w:rsid w:val="00AF7832"/>
    <w:rsid w:val="00B2123B"/>
    <w:rsid w:val="00B213FD"/>
    <w:rsid w:val="00B229A1"/>
    <w:rsid w:val="00B22F3B"/>
    <w:rsid w:val="00B23957"/>
    <w:rsid w:val="00B314B5"/>
    <w:rsid w:val="00B3563D"/>
    <w:rsid w:val="00B3746A"/>
    <w:rsid w:val="00B419D1"/>
    <w:rsid w:val="00B4585A"/>
    <w:rsid w:val="00B60C54"/>
    <w:rsid w:val="00B76602"/>
    <w:rsid w:val="00B80E1C"/>
    <w:rsid w:val="00B81B21"/>
    <w:rsid w:val="00B913EF"/>
    <w:rsid w:val="00BB5760"/>
    <w:rsid w:val="00BC0E63"/>
    <w:rsid w:val="00BC198D"/>
    <w:rsid w:val="00BD013F"/>
    <w:rsid w:val="00BD158D"/>
    <w:rsid w:val="00C0102A"/>
    <w:rsid w:val="00C015A8"/>
    <w:rsid w:val="00C1565E"/>
    <w:rsid w:val="00C239EA"/>
    <w:rsid w:val="00C33CF4"/>
    <w:rsid w:val="00C4626E"/>
    <w:rsid w:val="00C4634C"/>
    <w:rsid w:val="00C53CD3"/>
    <w:rsid w:val="00C60D0D"/>
    <w:rsid w:val="00C63584"/>
    <w:rsid w:val="00C77B84"/>
    <w:rsid w:val="00C85F32"/>
    <w:rsid w:val="00C95733"/>
    <w:rsid w:val="00CA6AD1"/>
    <w:rsid w:val="00CB0544"/>
    <w:rsid w:val="00CD4A1A"/>
    <w:rsid w:val="00CF65B4"/>
    <w:rsid w:val="00CF7D62"/>
    <w:rsid w:val="00D039A1"/>
    <w:rsid w:val="00D062EF"/>
    <w:rsid w:val="00D12C62"/>
    <w:rsid w:val="00D15F2E"/>
    <w:rsid w:val="00D27786"/>
    <w:rsid w:val="00D318D0"/>
    <w:rsid w:val="00D35F0C"/>
    <w:rsid w:val="00D43A40"/>
    <w:rsid w:val="00D47682"/>
    <w:rsid w:val="00D553C3"/>
    <w:rsid w:val="00D55577"/>
    <w:rsid w:val="00D8629D"/>
    <w:rsid w:val="00D8729B"/>
    <w:rsid w:val="00D9318D"/>
    <w:rsid w:val="00DB4DAC"/>
    <w:rsid w:val="00DC7DBE"/>
    <w:rsid w:val="00DD455E"/>
    <w:rsid w:val="00DD7176"/>
    <w:rsid w:val="00DE14AE"/>
    <w:rsid w:val="00DE6B39"/>
    <w:rsid w:val="00DF0077"/>
    <w:rsid w:val="00E0066D"/>
    <w:rsid w:val="00E00941"/>
    <w:rsid w:val="00E055CD"/>
    <w:rsid w:val="00E23AF5"/>
    <w:rsid w:val="00E263BE"/>
    <w:rsid w:val="00E3032A"/>
    <w:rsid w:val="00E355FB"/>
    <w:rsid w:val="00E64ABB"/>
    <w:rsid w:val="00E749F8"/>
    <w:rsid w:val="00E86B6F"/>
    <w:rsid w:val="00E977A4"/>
    <w:rsid w:val="00EA32A6"/>
    <w:rsid w:val="00EA3DE0"/>
    <w:rsid w:val="00EB7BA4"/>
    <w:rsid w:val="00EC1180"/>
    <w:rsid w:val="00EC2C9E"/>
    <w:rsid w:val="00EC65EA"/>
    <w:rsid w:val="00EC7B88"/>
    <w:rsid w:val="00ED688D"/>
    <w:rsid w:val="00EF01C4"/>
    <w:rsid w:val="00EF0BDE"/>
    <w:rsid w:val="00F2250C"/>
    <w:rsid w:val="00F36B1F"/>
    <w:rsid w:val="00F4014E"/>
    <w:rsid w:val="00F41987"/>
    <w:rsid w:val="00F465AA"/>
    <w:rsid w:val="00F47256"/>
    <w:rsid w:val="00F775CD"/>
    <w:rsid w:val="00F77D5E"/>
    <w:rsid w:val="00FA10B6"/>
    <w:rsid w:val="00FC38E5"/>
    <w:rsid w:val="00FE1E10"/>
    <w:rsid w:val="00FE2992"/>
    <w:rsid w:val="00FE5E93"/>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030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691, UDYOG VIHAR PHASE V, GURUGRAM, HARYANA-122016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991FB4-E214-413D-8195-D51BD8106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1254</TotalTime>
  <Pages>50</Pages>
  <Words>5874</Words>
  <Characters>33486</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Segment Tracking System</vt:lpstr>
    </vt:vector>
  </TitlesOfParts>
  <Company>ITD Cementation India Limited</Company>
  <LinksUpToDate>false</LinksUpToDate>
  <CharactersWithSpaces>39282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Segment Tracking System</dc:title>
  <dc:subject>SOFTWARE SPECIFICATION dOCUMENT (srs)</dc:subject>
  <dc:creator>SUBMITTED BY:</dc:creator>
  <cp:keywords/>
  <dc:description/>
  <cp:lastModifiedBy>BCIL</cp:lastModifiedBy>
  <cp:revision>30</cp:revision>
  <cp:lastPrinted>2022-11-17T07:41:00Z</cp:lastPrinted>
  <dcterms:created xsi:type="dcterms:W3CDTF">2022-11-03T11:20:00Z</dcterms:created>
  <dcterms:modified xsi:type="dcterms:W3CDTF">2022-11-24T07:40:00Z</dcterms:modified>
  <cp:category>SUBMITTED BY:</cp:category>
</cp:coreProperties>
</file>